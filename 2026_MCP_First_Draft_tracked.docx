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5530D" w:rsidRDefault="00000000">
      <w:pPr>
        <w:spacing w:after="200"/>
        <w:jc w:val="center"/>
        <w:rPr>
          <w:rFonts w:ascii="Calibri" w:eastAsia="Calibri" w:hAnsi="Calibri" w:cs="Calibri"/>
          <w:b/>
          <w:bCs/>
        </w:rPr>
      </w:pPr>
      <w:r>
        <w:rPr>
          <w:rFonts w:ascii="Calibri" w:eastAsia="Calibri" w:hAnsi="Calibri" w:cs="Calibri"/>
          <w:b/>
          <w:bCs/>
        </w:rPr>
        <w:t>Neuronal Culture Media Differentially Shape Proteome Composition and Dynamics in Human iPSC-Derived Neurons</w:t>
      </w:r>
    </w:p>
    <w:p w14:paraId="00000002" w14:textId="77777777" w:rsidR="00A5530D" w:rsidRDefault="00000000">
      <w:pPr>
        <w:spacing w:after="200"/>
        <w:rPr>
          <w:rFonts w:ascii="Calibri" w:eastAsia="Calibri" w:hAnsi="Calibri" w:cs="Calibri"/>
          <w:vertAlign w:val="superscript"/>
        </w:rPr>
      </w:pPr>
      <w:r>
        <w:rPr>
          <w:rFonts w:ascii="Calibri" w:eastAsia="Calibri" w:hAnsi="Calibri" w:cs="Calibri"/>
        </w:rPr>
        <w:t>Jamison Shih</w:t>
      </w:r>
      <w:r>
        <w:rPr>
          <w:rFonts w:ascii="Calibri" w:eastAsia="Calibri" w:hAnsi="Calibri" w:cs="Calibri"/>
          <w:vertAlign w:val="superscript"/>
        </w:rPr>
        <w:t>1,2,‡</w:t>
      </w:r>
      <w:r>
        <w:rPr>
          <w:rFonts w:ascii="Calibri" w:eastAsia="Calibri" w:hAnsi="Calibri" w:cs="Calibri"/>
        </w:rPr>
        <w:t>, Ashley M. Frankenfield</w:t>
      </w:r>
      <w:r>
        <w:rPr>
          <w:rFonts w:ascii="Calibri" w:eastAsia="Calibri" w:hAnsi="Calibri" w:cs="Calibri"/>
          <w:vertAlign w:val="superscript"/>
        </w:rPr>
        <w:t>1,‡</w:t>
      </w:r>
      <w:r>
        <w:rPr>
          <w:rFonts w:ascii="Calibri" w:eastAsia="Calibri" w:hAnsi="Calibri" w:cs="Calibri"/>
        </w:rPr>
        <w:t>, Jiawei Ni</w:t>
      </w:r>
      <w:r>
        <w:rPr>
          <w:rFonts w:ascii="Calibri" w:eastAsia="Calibri" w:hAnsi="Calibri" w:cs="Calibri"/>
          <w:vertAlign w:val="superscript"/>
        </w:rPr>
        <w:t>2</w:t>
      </w:r>
      <w:r>
        <w:rPr>
          <w:rFonts w:ascii="Calibri" w:eastAsia="Calibri" w:hAnsi="Calibri" w:cs="Calibri"/>
        </w:rPr>
        <w:t>, Ling Hao</w:t>
      </w:r>
      <w:r>
        <w:rPr>
          <w:rFonts w:ascii="Calibri" w:eastAsia="Calibri" w:hAnsi="Calibri" w:cs="Calibri"/>
          <w:vertAlign w:val="superscript"/>
        </w:rPr>
        <w:t>1,2*</w:t>
      </w:r>
    </w:p>
    <w:p w14:paraId="00000003" w14:textId="77777777" w:rsidR="00A5530D" w:rsidRDefault="00000000">
      <w:pPr>
        <w:spacing w:after="200"/>
        <w:rPr>
          <w:rFonts w:ascii="Calibri" w:eastAsia="Calibri" w:hAnsi="Calibri" w:cs="Calibri"/>
        </w:rPr>
      </w:pPr>
      <w:r>
        <w:rPr>
          <w:rFonts w:ascii="Calibri" w:eastAsia="Calibri" w:hAnsi="Calibri" w:cs="Calibri"/>
          <w:vertAlign w:val="superscript"/>
        </w:rPr>
        <w:t>1</w:t>
      </w:r>
      <w:r>
        <w:rPr>
          <w:rFonts w:ascii="Calibri" w:eastAsia="Calibri" w:hAnsi="Calibri" w:cs="Calibri"/>
        </w:rPr>
        <w:t>Department of Chemistry, College of Arts and Sciences, The George Washington University, Washington, DC, 20052, USA</w:t>
      </w:r>
    </w:p>
    <w:p w14:paraId="00000004" w14:textId="77777777" w:rsidR="00A5530D" w:rsidRDefault="00000000">
      <w:pPr>
        <w:spacing w:after="200"/>
        <w:rPr>
          <w:rFonts w:ascii="Calibri" w:eastAsia="Calibri" w:hAnsi="Calibri" w:cs="Calibri"/>
        </w:rPr>
      </w:pPr>
      <w:r>
        <w:rPr>
          <w:rFonts w:ascii="Calibri" w:eastAsia="Calibri" w:hAnsi="Calibri" w:cs="Calibri"/>
          <w:vertAlign w:val="superscript"/>
        </w:rPr>
        <w:t>2</w:t>
      </w:r>
      <w:r>
        <w:rPr>
          <w:rFonts w:ascii="Calibri" w:eastAsia="Calibri" w:hAnsi="Calibri" w:cs="Calibri"/>
        </w:rPr>
        <w:t>Department of Chemistry and Biochemistry, the University of Maryland, College Park, MD, 20742, USA</w:t>
      </w:r>
    </w:p>
    <w:p w14:paraId="00000005" w14:textId="77777777" w:rsidR="00A5530D" w:rsidRDefault="00000000">
      <w:pPr>
        <w:spacing w:after="200"/>
        <w:rPr>
          <w:rFonts w:ascii="Calibri" w:eastAsia="Calibri" w:hAnsi="Calibri" w:cs="Calibri"/>
        </w:rPr>
      </w:pPr>
      <w:r>
        <w:rPr>
          <w:rFonts w:ascii="Calibri" w:eastAsia="Calibri" w:hAnsi="Calibri" w:cs="Calibri"/>
        </w:rPr>
        <w:t xml:space="preserve"> </w:t>
      </w:r>
    </w:p>
    <w:p w14:paraId="00000006" w14:textId="77777777" w:rsidR="00A5530D" w:rsidRDefault="00000000">
      <w:pPr>
        <w:spacing w:after="200"/>
        <w:rPr>
          <w:rFonts w:ascii="Calibri" w:eastAsia="Calibri" w:hAnsi="Calibri" w:cs="Calibri"/>
        </w:rPr>
      </w:pPr>
      <w:r>
        <w:rPr>
          <w:rFonts w:ascii="Calibri" w:eastAsia="Calibri" w:hAnsi="Calibri" w:cs="Calibri"/>
          <w:vertAlign w:val="superscript"/>
        </w:rPr>
        <w:t xml:space="preserve">‡ </w:t>
      </w:r>
      <w:r>
        <w:rPr>
          <w:rFonts w:ascii="Calibri" w:eastAsia="Calibri" w:hAnsi="Calibri" w:cs="Calibri"/>
        </w:rPr>
        <w:t>Equal contribution</w:t>
      </w:r>
    </w:p>
    <w:p w14:paraId="00000007" w14:textId="77777777" w:rsidR="00A5530D" w:rsidRDefault="00000000">
      <w:pPr>
        <w:spacing w:after="200"/>
        <w:rPr>
          <w:rFonts w:ascii="Calibri" w:eastAsia="Calibri" w:hAnsi="Calibri" w:cs="Calibri"/>
        </w:rPr>
      </w:pPr>
      <w:r>
        <w:rPr>
          <w:rFonts w:ascii="Calibri" w:eastAsia="Calibri" w:hAnsi="Calibri" w:cs="Calibri"/>
        </w:rPr>
        <w:t>*Corresponding author</w:t>
      </w:r>
    </w:p>
    <w:p w14:paraId="00000008" w14:textId="77777777" w:rsidR="00A5530D" w:rsidRDefault="00000000">
      <w:pPr>
        <w:spacing w:after="200"/>
        <w:rPr>
          <w:rFonts w:ascii="Calibri" w:eastAsia="Calibri" w:hAnsi="Calibri" w:cs="Calibri"/>
        </w:rPr>
      </w:pPr>
      <w:r>
        <w:rPr>
          <w:rFonts w:ascii="Calibri" w:eastAsia="Calibri" w:hAnsi="Calibri" w:cs="Calibri"/>
        </w:rPr>
        <w:t>Ling Hao, PhD.</w:t>
      </w:r>
    </w:p>
    <w:p w14:paraId="00000009" w14:textId="77777777" w:rsidR="00A5530D" w:rsidRDefault="00000000">
      <w:pPr>
        <w:spacing w:after="200"/>
        <w:rPr>
          <w:rFonts w:ascii="Calibri" w:eastAsia="Calibri" w:hAnsi="Calibri" w:cs="Calibri"/>
        </w:rPr>
      </w:pPr>
      <w:r>
        <w:rPr>
          <w:rFonts w:ascii="Calibri" w:eastAsia="Calibri" w:hAnsi="Calibri" w:cs="Calibri"/>
        </w:rPr>
        <w:t>Associate Professor</w:t>
      </w:r>
    </w:p>
    <w:p w14:paraId="0000000A" w14:textId="77777777" w:rsidR="00A5530D" w:rsidRDefault="00000000">
      <w:pPr>
        <w:spacing w:after="200"/>
        <w:rPr>
          <w:rFonts w:ascii="Calibri" w:eastAsia="Calibri" w:hAnsi="Calibri" w:cs="Calibri"/>
        </w:rPr>
      </w:pPr>
      <w:r>
        <w:rPr>
          <w:rFonts w:ascii="Calibri" w:eastAsia="Calibri" w:hAnsi="Calibri" w:cs="Calibri"/>
        </w:rPr>
        <w:t>Department of Chemistry &amp; Biochemistry</w:t>
      </w:r>
    </w:p>
    <w:p w14:paraId="0000000B" w14:textId="77777777" w:rsidR="00A5530D" w:rsidRDefault="00000000">
      <w:pPr>
        <w:spacing w:after="200"/>
        <w:rPr>
          <w:rFonts w:ascii="Calibri" w:eastAsia="Calibri" w:hAnsi="Calibri" w:cs="Calibri"/>
        </w:rPr>
      </w:pPr>
      <w:r>
        <w:rPr>
          <w:rFonts w:ascii="Calibri" w:eastAsia="Calibri" w:hAnsi="Calibri" w:cs="Calibri"/>
        </w:rPr>
        <w:t>University of Maryland</w:t>
      </w:r>
    </w:p>
    <w:p w14:paraId="0000000C" w14:textId="77777777" w:rsidR="00A5530D" w:rsidRDefault="00000000">
      <w:pPr>
        <w:spacing w:after="200"/>
        <w:rPr>
          <w:rFonts w:ascii="Calibri" w:eastAsia="Calibri" w:hAnsi="Calibri" w:cs="Calibri"/>
          <w:color w:val="156082"/>
        </w:rPr>
      </w:pPr>
      <w:r>
        <w:rPr>
          <w:rFonts w:ascii="Calibri" w:eastAsia="Calibri" w:hAnsi="Calibri" w:cs="Calibri"/>
        </w:rPr>
        <w:t xml:space="preserve">E-mail: </w:t>
      </w:r>
      <w:r>
        <w:rPr>
          <w:rFonts w:ascii="Calibri" w:eastAsia="Calibri" w:hAnsi="Calibri" w:cs="Calibri"/>
          <w:color w:val="156082"/>
        </w:rPr>
        <w:t>linghao1@umd.edu</w:t>
      </w:r>
    </w:p>
    <w:p w14:paraId="0000000D"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0E"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0F"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0"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1"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2"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3"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4" w14:textId="77777777" w:rsidR="00A5530D" w:rsidRDefault="00000000">
      <w:pPr>
        <w:spacing w:after="200"/>
        <w:rPr>
          <w:rFonts w:ascii="Calibri" w:eastAsia="Calibri" w:hAnsi="Calibri" w:cs="Calibri"/>
          <w:b/>
          <w:bCs/>
        </w:rPr>
      </w:pPr>
      <w:r>
        <w:rPr>
          <w:rFonts w:ascii="Calibri" w:eastAsia="Calibri" w:hAnsi="Calibri" w:cs="Calibri"/>
          <w:b/>
          <w:bCs/>
        </w:rPr>
        <w:t>Formatting I will do after revision:</w:t>
      </w:r>
    </w:p>
    <w:p w14:paraId="00000015" w14:textId="77777777" w:rsidR="00A5530D" w:rsidRDefault="00000000">
      <w:pPr>
        <w:ind w:left="720"/>
        <w:rPr>
          <w:rFonts w:ascii="Calibri" w:eastAsia="Calibri" w:hAnsi="Calibri" w:cs="Calibri"/>
          <w:b/>
          <w:bCs/>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b/>
          <w:bCs/>
        </w:rPr>
        <w:t>Citations only with numbers</w:t>
      </w:r>
    </w:p>
    <w:p w14:paraId="00000016" w14:textId="77777777" w:rsidR="00A5530D" w:rsidRDefault="00000000">
      <w:pPr>
        <w:spacing w:after="200"/>
        <w:ind w:left="720"/>
        <w:rPr>
          <w:rFonts w:ascii="Calibri" w:eastAsia="Calibri" w:hAnsi="Calibri" w:cs="Calibri"/>
          <w:b/>
          <w:bCs/>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b/>
          <w:bCs/>
        </w:rPr>
        <w:t>Consistency in text and figure of DMEM/F-12 vs. just DMEM</w:t>
      </w:r>
    </w:p>
    <w:p w14:paraId="00000017"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8"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9"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A" w14:textId="77777777" w:rsidR="00A5530D" w:rsidRDefault="00000000">
      <w:pPr>
        <w:spacing w:after="200"/>
        <w:rPr>
          <w:rFonts w:ascii="Calibri" w:eastAsia="Calibri" w:hAnsi="Calibri" w:cs="Calibri"/>
          <w:b/>
          <w:bCs/>
        </w:rPr>
      </w:pPr>
      <w:r>
        <w:rPr>
          <w:rFonts w:ascii="Calibri" w:eastAsia="Calibri" w:hAnsi="Calibri" w:cs="Calibri"/>
          <w:b/>
          <w:bCs/>
        </w:rPr>
        <w:lastRenderedPageBreak/>
        <w:t xml:space="preserve"> </w:t>
      </w:r>
    </w:p>
    <w:p w14:paraId="0000001B" w14:textId="77777777" w:rsidR="00A5530D" w:rsidRDefault="00000000">
      <w:pPr>
        <w:spacing w:after="200"/>
        <w:rPr>
          <w:rFonts w:ascii="Calibri" w:eastAsia="Calibri" w:hAnsi="Calibri" w:cs="Calibri"/>
          <w:b/>
          <w:bCs/>
        </w:rPr>
      </w:pPr>
      <w:r>
        <w:rPr>
          <w:rFonts w:ascii="Calibri" w:eastAsia="Calibri" w:hAnsi="Calibri" w:cs="Calibri"/>
          <w:b/>
          <w:bCs/>
        </w:rPr>
        <w:t xml:space="preserve"> </w:t>
      </w:r>
    </w:p>
    <w:p w14:paraId="0000001C" w14:textId="77777777" w:rsidR="00A5530D" w:rsidRDefault="00000000">
      <w:pPr>
        <w:spacing w:after="200"/>
        <w:rPr>
          <w:rFonts w:ascii="Calibri" w:eastAsia="Calibri" w:hAnsi="Calibri" w:cs="Calibri"/>
          <w:b/>
          <w:bCs/>
        </w:rPr>
      </w:pPr>
      <w:r>
        <w:rPr>
          <w:rFonts w:ascii="Calibri" w:eastAsia="Calibri" w:hAnsi="Calibri" w:cs="Calibri"/>
          <w:b/>
          <w:bCs/>
        </w:rPr>
        <w:t>Abstract</w:t>
      </w:r>
    </w:p>
    <w:p w14:paraId="0000001D" w14:textId="77777777" w:rsidR="00A5530D" w:rsidRDefault="00000000">
      <w:pPr>
        <w:spacing w:after="200"/>
        <w:rPr>
          <w:rFonts w:ascii="Calibri" w:eastAsia="Calibri" w:hAnsi="Calibri" w:cs="Calibri"/>
        </w:rPr>
      </w:pPr>
      <w:r>
        <w:rPr>
          <w:rFonts w:ascii="Calibri" w:eastAsia="Calibri" w:hAnsi="Calibri" w:cs="Calibri"/>
        </w:rPr>
        <w:t xml:space="preserve">Cultured neuron models are critical for studies of neuronal biology and disease, but their molecular state is influenced by culture conditions. Basal media can differ substantially in chemical composition, and BrainPhys was developed to better approximate the neuronal extracellular environment; however, its effects on global proteome composition and protein turnover have not been systematically defined. Here, we compared NGN2-induced human iPSC-derived neurons maintained in BrainPhys, DMEM/F-12, Neurobasal, or a 1:1 DMEM/F-12:Neurobasal mixture using label-free proteomics and single-timepoint dynamic SILAC. We also developed an in-house SILAC-compatible BrainPhys formulation and observed close proteomic agreement with commercial BrainPhys in an initial comparison under the conditions tested. Neurons cultured in BrainPhys produced a proteome and turnover state distinct from the cells cultured in other media, which were comparatively similar to one another. </w:t>
      </w:r>
      <w:del w:id="0" w:author="Claude" w:date="2026-05-31T00:00:00Z">
        <w:r>
          <w:rPr>
            <w:rFonts w:ascii="Calibri" w:eastAsia="Calibri" w:hAnsi="Calibri" w:cs="Calibri"/>
          </w:rPr>
          <w:delText>Across abundance and turnover measurements</w:delText>
        </w:r>
      </w:del>
      <w:ins w:id="1" w:author="Claude" w:date="2026-05-31T00:00:00Z">
        <w:r>
          <w:rPr>
            <w:rFonts w:ascii="Calibri" w:eastAsia="Calibri" w:hAnsi="Calibri" w:cs="Calibri"/>
          </w:rPr>
          <w:t>At the abundance level</w:t>
        </w:r>
      </w:ins>
      <w:r>
        <w:rPr>
          <w:rFonts w:ascii="Calibri" w:eastAsia="Calibri" w:hAnsi="Calibri" w:cs="Calibri"/>
        </w:rPr>
        <w:t xml:space="preserve">, this state was marked by reduced proliferative or progenitor-associated signals and increased synaptic and maturation-associated features. Turnover profiling </w:t>
      </w:r>
      <w:del w:id="2" w:author="Claude" w:date="2026-05-31T00:00:00Z">
        <w:r>
          <w:rPr>
            <w:rFonts w:ascii="Calibri" w:eastAsia="Calibri" w:hAnsi="Calibri" w:cs="Calibri"/>
          </w:rPr>
          <w:delText>also revealed dynamic differences that were not apparent from steady-state abundance alone</w:delText>
        </w:r>
      </w:del>
      <w:ins w:id="3" w:author="Claude" w:date="2026-05-31T00:00:00Z">
        <w:r>
          <w:rPr>
            <w:rFonts w:ascii="Calibri" w:eastAsia="Calibri" w:hAnsi="Calibri" w:cs="Calibri"/>
          </w:rPr>
          <w:t xml:space="preserve">revealed globally longer protein half-lives in BrainPhys that aligned more closely with mature primary-neuron and </w:t>
        </w:r>
        <w:r>
          <w:rPr>
            <w:rFonts w:ascii="Calibri" w:eastAsia="Calibri" w:hAnsi="Calibri" w:cs="Calibri"/>
            <w:i/>
            <w:iCs/>
          </w:rPr>
          <w:t>in vivo</w:t>
        </w:r>
        <w:r>
          <w:rPr>
            <w:rFonts w:ascii="Calibri" w:eastAsia="Calibri" w:hAnsi="Calibri" w:cs="Calibri"/>
          </w:rPr>
          <w:t xml:space="preserve"> brain reference datasets, capturing dynamic differences not apparent from steady-state abundance alone</w:t>
        </w:r>
      </w:ins>
      <w:r>
        <w:rPr>
          <w:rFonts w:ascii="Calibri" w:eastAsia="Calibri" w:hAnsi="Calibri" w:cs="Calibri"/>
        </w:rPr>
        <w:t>. Together, our findings identify basal medium composition as a critical determinant of neuron proteome state.</w:t>
      </w:r>
    </w:p>
    <w:p w14:paraId="0000001E" w14:textId="77777777" w:rsidR="00A5530D" w:rsidRDefault="00000000">
      <w:pPr>
        <w:spacing w:after="200"/>
        <w:rPr>
          <w:rFonts w:ascii="Calibri" w:eastAsia="Calibri" w:hAnsi="Calibri" w:cs="Calibri"/>
          <w:b/>
          <w:bCs/>
        </w:rPr>
      </w:pPr>
      <w:r>
        <w:rPr>
          <w:rFonts w:ascii="Calibri" w:eastAsia="Calibri" w:hAnsi="Calibri" w:cs="Calibri"/>
          <w:b/>
          <w:bCs/>
        </w:rPr>
        <w:t>Introduction</w:t>
      </w:r>
    </w:p>
    <w:p w14:paraId="0000001F" w14:textId="77777777" w:rsidR="00A5530D" w:rsidRDefault="00000000">
      <w:pPr>
        <w:spacing w:before="180" w:after="180"/>
        <w:rPr>
          <w:rFonts w:ascii="Calibri" w:eastAsia="Calibri" w:hAnsi="Calibri" w:cs="Calibri"/>
        </w:rPr>
      </w:pPr>
      <w:r>
        <w:rPr>
          <w:rFonts w:ascii="Calibri" w:eastAsia="Calibri" w:hAnsi="Calibri" w:cs="Calibri"/>
        </w:rPr>
        <w:t xml:space="preserve">Experimental neuron models are essential for investigating neuronal development, function, and disease mechanisms because living human neurons and experimentally viable human brain tissue are not available for mechanistic study (Dolmetsch &amp; Geschwind 2011). Cultured neuron systems derived from rodent primary tissue, embryonic tissue, and pluripotent stem cells have therefore become central for neuroscience research. Advances in mass spectrometry now extend these models beyond targeted markers. Whole-proteome measurements have been reported across embryonic primary neurons, mature neuron-glia cultures, </w:t>
      </w:r>
      <w:r>
        <w:rPr>
          <w:rFonts w:ascii="Calibri" w:eastAsia="Calibri" w:hAnsi="Calibri" w:cs="Calibri"/>
          <w:i/>
          <w:iCs/>
        </w:rPr>
        <w:t>in vivo</w:t>
      </w:r>
      <w:r>
        <w:rPr>
          <w:rFonts w:ascii="Calibri" w:eastAsia="Calibri" w:hAnsi="Calibri" w:cs="Calibri"/>
        </w:rPr>
        <w:t xml:space="preserve"> brain tissue, and human iPSC-derived neurons (Mathieson 2018; Dörrbaum 2018; Fornasiero 2018; Li 2025; Lee 2024; Hasan 2023; Frankenfield 2026). Human induced pluripotent stem cell (iPSC)-derived neurons have been shown to be especially valuable. They provide scalable human neuronal systems for disease modeling and molecular profiling, while reducing species-specific developmental and molecular barriers that limit translation from rodent models to human disease (Dolmetsch &amp; Geschwind 2011; Hodge 2019; Mertens 2016). However, cultured neuron models remain sensitive to experimental context. In iPSC-derived neurons, incomplete maturation, batch-to-batch variation, population heterogeneity, and protocol-dependent culture conditions can propagate into reduced molecular reproducibility (Dolmetsch &amp; Geschwind 2011; Volpato &amp; Webber 2020). Defining how controllable culture variables shape the neuronal proteome state is therefore critical for proteomic studies across </w:t>
      </w:r>
      <w:r>
        <w:rPr>
          <w:rFonts w:ascii="Calibri" w:eastAsia="Calibri" w:hAnsi="Calibri" w:cs="Calibri"/>
          <w:i/>
          <w:iCs/>
        </w:rPr>
        <w:t>in vitro</w:t>
      </w:r>
      <w:r>
        <w:rPr>
          <w:rFonts w:ascii="Calibri" w:eastAsia="Calibri" w:hAnsi="Calibri" w:cs="Calibri"/>
        </w:rPr>
        <w:t xml:space="preserve"> neuron systems.</w:t>
      </w:r>
    </w:p>
    <w:p w14:paraId="00000020" w14:textId="77777777" w:rsidR="00A5530D" w:rsidRDefault="00000000">
      <w:pPr>
        <w:spacing w:before="180" w:after="180"/>
        <w:rPr>
          <w:rFonts w:ascii="Calibri" w:eastAsia="Calibri" w:hAnsi="Calibri" w:cs="Calibri"/>
        </w:rPr>
      </w:pPr>
      <w:r>
        <w:rPr>
          <w:rFonts w:ascii="Calibri" w:eastAsia="Calibri" w:hAnsi="Calibri" w:cs="Calibri"/>
        </w:rPr>
        <w:lastRenderedPageBreak/>
        <w:t>The basal culture medium is a vital variable in cultured neuron experiments, yet its effects on the neuronal proteome remain poorly defined. Neuronal studies commonly use DMEM- and Neurobasal-based formulations, although neither medium was formulated to faithfully represent the extracellular environment of the mature human brain (Eagle 1955; Dulbecco 1959; Brewer 1993). BrainPhys was developed to more closely approximate the extracellular chemical environment of cerebrospinal fluid and has been shown to support improved electrical and synaptic activity in human and rodent neurons (Bardy 2015; Satir 2020; Zabolocki 2020; Jackson 2018). However, BrainPhys has not been systematically benchmarked against common alternatives at the level of the global proteome, nor has its effect on proteome dynamics been defined.</w:t>
      </w:r>
    </w:p>
    <w:p w14:paraId="00000021" w14:textId="77777777" w:rsidR="00A5530D" w:rsidRDefault="00000000">
      <w:pPr>
        <w:spacing w:before="180" w:after="180"/>
        <w:rPr>
          <w:rFonts w:ascii="Calibri" w:eastAsia="Calibri" w:hAnsi="Calibri" w:cs="Calibri"/>
        </w:rPr>
      </w:pPr>
      <w:r>
        <w:rPr>
          <w:rFonts w:ascii="Calibri" w:eastAsia="Calibri" w:hAnsi="Calibri" w:cs="Calibri"/>
        </w:rPr>
        <w:t>Protein turnover provides a dynamic measure of proteostasis by capturing the balance between protein synthesis and degradation. Proteostasis is particularly relevant in neurons, which are long-lived and postmitotic, making disruptions especially consequential in the context of neurodegenerative diseases (Hipp 2019). Dynamic SILAC (dSILAC) is a mass spectrometry-compatible approach for measuring protein turnover in cultured cells. Recent dSILAC studies have shown that neuronal protein half-lives can vary with developmental state, cell type, and subcellular compartment, including in large-scale human iPSC-derived neuron datasets (Mathieson 2018; Dörrbaum 2018; Fornasiero 2018; Li 2025; Frankenfield 2026;</w:t>
      </w:r>
      <w:hyperlink r:id="rId5">
        <w:r>
          <w:rPr>
            <w:rFonts w:ascii="Calibri" w:eastAsia="Calibri" w:hAnsi="Calibri" w:cs="Calibri"/>
          </w:rPr>
          <w:t xml:space="preserve"> </w:t>
        </w:r>
      </w:hyperlink>
      <w:hyperlink r:id="rId6">
        <w:r>
          <w:rPr>
            <w:rFonts w:ascii="Calibri" w:eastAsia="Calibri" w:hAnsi="Calibri" w:cs="Calibri"/>
            <w:color w:val="1155CC"/>
          </w:rPr>
          <w:t>https://www.neuronprofile.com</w:t>
        </w:r>
      </w:hyperlink>
      <w:r>
        <w:rPr>
          <w:rFonts w:ascii="Calibri" w:eastAsia="Calibri" w:hAnsi="Calibri" w:cs="Calibri"/>
        </w:rPr>
        <w:t>). These findings highlight turnover as a complementary dimension of neuronal proteome state: proteins with similar steady-state abundance can differ substantially in synthesis and degradation rates. However, extending SILAC-based turnover analysis to BrainPhys cultures has been constrained by medium formulation. Although SILAC-compatible DMEM and Neurobasal formulations are commercially available, no equivalent BrainPhys formulation currently exists, limiting SILAC-based turnover studies in BrainPhys neuronal systems.</w:t>
      </w:r>
    </w:p>
    <w:p w14:paraId="00000022" w14:textId="77777777" w:rsidR="00A5530D" w:rsidRDefault="00000000">
      <w:pPr>
        <w:spacing w:before="180" w:after="180"/>
        <w:rPr>
          <w:rFonts w:ascii="Calibri" w:eastAsia="Calibri" w:hAnsi="Calibri" w:cs="Calibri"/>
        </w:rPr>
      </w:pPr>
      <w:r>
        <w:rPr>
          <w:rFonts w:ascii="Calibri" w:eastAsia="Calibri" w:hAnsi="Calibri" w:cs="Calibri"/>
        </w:rPr>
        <w:t xml:space="preserve">Here, we formulated an in-house SILAC-compatible BrainPhys medium and found that it closely matched commercial BrainPhys at the global proteome level in an initial comparison. We then compared human iPSC-derived neurons cultured in BrainPhys, DMEM, Neurobasal, or a 1:1 DMEM/Neurobasal mixture using global proteome profiling and single-timepoint dSILAC turnover analysis. BrainPhys shifted both abundance and turnover profiles toward a more </w:t>
      </w:r>
      <w:del w:id="4" w:author="Claude" w:date="2026-05-31T00:00:00Z">
        <w:r>
          <w:rPr>
            <w:rFonts w:ascii="Calibri" w:eastAsia="Calibri" w:hAnsi="Calibri" w:cs="Calibri"/>
          </w:rPr>
          <w:delText xml:space="preserve">mature neuronal state and showed greater similarity to primary and </w:delText>
        </w:r>
      </w:del>
      <w:ins w:id="5" w:author="Claude" w:date="2026-05-31T00:00:00Z">
        <w:r>
          <w:rPr>
            <w:rFonts w:ascii="Calibri" w:eastAsia="Calibri" w:hAnsi="Calibri" w:cs="Calibri"/>
          </w:rPr>
          <w:t xml:space="preserve">mature-like proteomic state, with turnover profiles aligning more closely with mature primary-neuron and </w:t>
        </w:r>
      </w:ins>
      <w:r>
        <w:rPr>
          <w:rFonts w:ascii="Calibri" w:eastAsia="Calibri" w:hAnsi="Calibri" w:cs="Calibri"/>
          <w:i/>
          <w:iCs/>
        </w:rPr>
        <w:t>in vivo</w:t>
      </w:r>
      <w:del w:id="6" w:author="Claude" w:date="2026-05-31T00:00:00Z">
        <w:r>
          <w:rPr>
            <w:rFonts w:ascii="Calibri" w:eastAsia="Calibri" w:hAnsi="Calibri" w:cs="Calibri"/>
          </w:rPr>
          <w:delText xml:space="preserve"> reference proteomes</w:delText>
        </w:r>
      </w:del>
      <w:ins w:id="7" w:author="Claude" w:date="2026-05-31T00:00:00Z">
        <w:r>
          <w:rPr>
            <w:rFonts w:ascii="Calibri" w:eastAsia="Calibri" w:hAnsi="Calibri" w:cs="Calibri"/>
          </w:rPr>
          <w:t xml:space="preserve"> brain reference datasets</w:t>
        </w:r>
      </w:ins>
      <w:r>
        <w:rPr>
          <w:rFonts w:ascii="Calibri" w:eastAsia="Calibri" w:hAnsi="Calibri" w:cs="Calibri"/>
        </w:rPr>
        <w:t xml:space="preserve"> than alternative media. Together, these data support medium composition as an important determinant of neuron proteome state and show that protein turnover provides insight into neuronal state that is not captured by abundance profiling alone.</w:t>
      </w:r>
    </w:p>
    <w:p w14:paraId="00000023" w14:textId="77777777" w:rsidR="00A5530D" w:rsidRDefault="00000000">
      <w:pPr>
        <w:spacing w:after="200"/>
        <w:rPr>
          <w:rFonts w:ascii="Calibri" w:eastAsia="Calibri" w:hAnsi="Calibri" w:cs="Calibri"/>
          <w:b/>
          <w:bCs/>
        </w:rPr>
      </w:pPr>
      <w:r>
        <w:rPr>
          <w:rFonts w:ascii="Calibri" w:eastAsia="Calibri" w:hAnsi="Calibri" w:cs="Calibri"/>
          <w:b/>
          <w:bCs/>
        </w:rPr>
        <w:t>Experimental Methods</w:t>
      </w:r>
    </w:p>
    <w:p w14:paraId="00000024" w14:textId="77777777" w:rsidR="00A5530D" w:rsidRDefault="00000000">
      <w:pPr>
        <w:spacing w:before="180" w:after="180"/>
        <w:rPr>
          <w:rFonts w:ascii="Calibri" w:eastAsia="Calibri" w:hAnsi="Calibri" w:cs="Calibri"/>
          <w:i/>
          <w:iCs/>
        </w:rPr>
      </w:pPr>
      <w:r>
        <w:rPr>
          <w:rFonts w:ascii="Calibri" w:eastAsia="Calibri" w:hAnsi="Calibri" w:cs="Calibri"/>
          <w:i/>
          <w:iCs/>
        </w:rPr>
        <w:t>Experimental Design and Statistical Rationale</w:t>
      </w:r>
    </w:p>
    <w:p w14:paraId="00000025" w14:textId="77777777" w:rsidR="00A5530D" w:rsidRDefault="00000000">
      <w:pPr>
        <w:spacing w:before="180" w:after="180"/>
        <w:rPr>
          <w:rFonts w:ascii="Calibri" w:eastAsia="Calibri" w:hAnsi="Calibri" w:cs="Calibri"/>
        </w:rPr>
      </w:pPr>
      <w:r>
        <w:rPr>
          <w:rFonts w:ascii="Calibri" w:eastAsia="Calibri" w:hAnsi="Calibri" w:cs="Calibri"/>
        </w:rPr>
        <w:t xml:space="preserve">A single doxycycline-inducible NGN2 iPSC line was differentiated for three days and replated on day 3; from day 3 to day 14, cultures were maintained in one of four basal media: BrainPhys, DMEM/F-12, Neurobasal, or 1:1 DMEM/F-12:Neurobasal (DMEM+Neurobasal), with identical neuronal supplementation across conditions. The label-free steady-state proteomics experiment used n = 3 independent biological replicates per medium (12 biological replicates total). The dSILAC turnover </w:t>
      </w:r>
      <w:r>
        <w:rPr>
          <w:rFonts w:ascii="Calibri" w:eastAsia="Calibri" w:hAnsi="Calibri" w:cs="Calibri"/>
        </w:rPr>
        <w:lastRenderedPageBreak/>
        <w:t>experiment used n = 3 independent biological replicates per medium (12 biological replicates total) and a four-day Lys8/Arg10 labeling period from day 10 to day 14. The commercial BrainPhys versus in-house SILAC-compatible BrainPhys validation included n = 1 biological replicate per condition for proteomics; live/dead cell imaging was performed using n = 4 imaging replicates per condition. Data filtering thresholds for low intensity precursors and extreme isotopologue ratios were selected based on values established previously (Frankenfield 2025).</w:t>
      </w:r>
    </w:p>
    <w:p w14:paraId="00000026" w14:textId="77777777" w:rsidR="00A5530D" w:rsidRDefault="00000000">
      <w:pPr>
        <w:spacing w:before="180" w:after="180"/>
        <w:rPr>
          <w:rFonts w:ascii="Calibri" w:eastAsia="Calibri" w:hAnsi="Calibri" w:cs="Calibri"/>
          <w:i/>
          <w:iCs/>
        </w:rPr>
      </w:pPr>
      <w:r>
        <w:rPr>
          <w:rFonts w:ascii="Calibri" w:eastAsia="Calibri" w:hAnsi="Calibri" w:cs="Calibri"/>
          <w:i/>
          <w:iCs/>
        </w:rPr>
        <w:t>iPSC-Neuron Cell Culture</w:t>
      </w:r>
    </w:p>
    <w:p w14:paraId="00000027" w14:textId="77777777" w:rsidR="00A5530D" w:rsidRDefault="00000000">
      <w:pPr>
        <w:spacing w:before="180" w:after="180"/>
        <w:rPr>
          <w:rFonts w:ascii="Calibri" w:eastAsia="Calibri" w:hAnsi="Calibri" w:cs="Calibri"/>
        </w:rPr>
      </w:pPr>
      <w:r>
        <w:rPr>
          <w:rFonts w:ascii="Calibri" w:eastAsia="Calibri" w:hAnsi="Calibri" w:cs="Calibri"/>
        </w:rPr>
        <w:t>Human iPSCs containing a stably integrated doxycycline-inducible neurogenin-2 cassette were maintained on Matrigel-coated plates in Essential 8 Flex media as described previously (Lee 2024, Hasan 2023, Fernandopulle 2018). Briefly, cultures were incubated for three days in neuron induction medium (DMEM/F12 with HEPES, N2 (1X), nonessential amino acids (1X), L-glutamine (1X), and 2 μg/mL doxycycline) to stimulate the differentiation of iPSCs into glutamatergic cortical neurons. The ROCK inhibitor Y-27632 (10 μM) was included only during the first 24 h of induction. On day three, immature neurons were seeded on poly-L-ornithine (PLO) coated dishes and maintained in a neuron-compatible medium (BrainPhys Neuronal Medium, DMEM/F-12, Neurobasal, or 1:1 DMEM/F-12:Neurobasal (referred to as DMEM+Neurobasal in figures)) for eleven days. Commercial BrainPhys was used to compare total protein expression levels, while an in-house medium based on the original BrainPhys formulation was created for dSILAC experiments (Supp. Table 1) (Bardy 2015). Medium was exchanged every other day. All cultures were supplemented with Neuron Culture Supplement (N2 (1X), B27 (1X), 10 ng/mL brain derived neurotrophic factor, 10 ng/mL glial-derived neurotrophic factor, 10 ng/mL NT-3, 0.2 μg/mL Laminin, nonessential amino acids (1X), 1% L-glutamine (1X), and 2 μg/mL doxycycline). Cultures were harvested using cell lysis buffer (8M Urea, 150 mM sodium chloride, 50 mM Tris-HCl buffer) and sonicated in a QSonica Q700 sonicator for 15 minutes using alternating 30 sec on, 20 sec off cycles in an ice-cold water bath. All samples were stored at -80 ºC.</w:t>
      </w:r>
    </w:p>
    <w:p w14:paraId="00000028" w14:textId="77777777" w:rsidR="00A5530D" w:rsidRDefault="00000000">
      <w:pPr>
        <w:spacing w:before="180" w:after="180"/>
        <w:rPr>
          <w:rFonts w:ascii="Calibri" w:eastAsia="Calibri" w:hAnsi="Calibri" w:cs="Calibri"/>
          <w:i/>
          <w:iCs/>
        </w:rPr>
      </w:pPr>
      <w:r>
        <w:rPr>
          <w:rFonts w:ascii="Calibri" w:eastAsia="Calibri" w:hAnsi="Calibri" w:cs="Calibri"/>
          <w:i/>
          <w:iCs/>
        </w:rPr>
        <w:t>Dynamic SILAC Labeling</w:t>
      </w:r>
    </w:p>
    <w:p w14:paraId="00000029" w14:textId="77777777" w:rsidR="00A5530D" w:rsidRDefault="00000000">
      <w:pPr>
        <w:spacing w:before="180" w:after="180"/>
        <w:rPr>
          <w:rFonts w:ascii="Calibri" w:eastAsia="Calibri" w:hAnsi="Calibri" w:cs="Calibri"/>
        </w:rPr>
      </w:pPr>
      <w:r>
        <w:rPr>
          <w:rFonts w:ascii="Calibri" w:eastAsia="Calibri" w:hAnsi="Calibri" w:cs="Calibri"/>
        </w:rPr>
        <w:t>To compare protein turnover in various media, after neuron differentiation, immature cultures were reseeded and maintained in either in-house SILAC-compatible BrainPhys, DMEM/F-12, 1:1 DMEM/F-12:Neurobasal, or Neurobasal. On day 10, cultures were switched to heavy-labeled medium containing 13C6,15N4 arginine (Arg10) and 13C6,15N2 lysine (Lys8) following two washes with PBS for 4 days. Neurons were harvested after four days of labeling and sonicated with a cell lysis buffer.</w:t>
      </w:r>
    </w:p>
    <w:p w14:paraId="0000002A" w14:textId="77777777" w:rsidR="00A5530D" w:rsidRDefault="00000000">
      <w:pPr>
        <w:spacing w:before="180" w:after="180"/>
        <w:rPr>
          <w:rFonts w:ascii="Calibri" w:eastAsia="Calibri" w:hAnsi="Calibri" w:cs="Calibri"/>
          <w:i/>
          <w:iCs/>
        </w:rPr>
      </w:pPr>
      <w:r>
        <w:rPr>
          <w:rFonts w:ascii="Calibri" w:eastAsia="Calibri" w:hAnsi="Calibri" w:cs="Calibri"/>
          <w:i/>
          <w:iCs/>
        </w:rPr>
        <w:t>Fluorescence Microscopy and Viability Quantification</w:t>
      </w:r>
    </w:p>
    <w:p w14:paraId="0000002B" w14:textId="77777777" w:rsidR="00A5530D" w:rsidRDefault="00000000">
      <w:pPr>
        <w:spacing w:before="180" w:after="180"/>
        <w:rPr>
          <w:rFonts w:ascii="Calibri" w:eastAsia="Calibri" w:hAnsi="Calibri" w:cs="Calibri"/>
        </w:rPr>
      </w:pPr>
      <w:r>
        <w:rPr>
          <w:rFonts w:ascii="Calibri" w:eastAsia="Calibri" w:hAnsi="Calibri" w:cs="Calibri"/>
        </w:rPr>
        <w:t xml:space="preserve">Cell viability in the commercial BrainPhys versus in-house SILAC-compatible BrainPhys validation experiment was assessed using the Invitrogen LIVE/DEAD green/red viability assay according to the manufacturer’s protocol. All microscopy imaging was performed using a CELENA® S Digital Cell Imaging System inverted fluorescence microscope. Representative image brightness and sharpness were adjusted using ImageJ (Schneider 2012) for display only. Viability was quantified from the raw green/live and red/dead fluorescence images using custom Python code. Raw single channel images were thresholded manually to identify signals. Pixels with intensity greater than or equal to the selected </w:t>
      </w:r>
      <w:r>
        <w:rPr>
          <w:rFonts w:ascii="Calibri" w:eastAsia="Calibri" w:hAnsi="Calibri" w:cs="Calibri"/>
        </w:rPr>
        <w:lastRenderedPageBreak/>
        <w:t>threshold were counted as positive. Percent live viability was calculated as live-positive pixels / (live-positive pixels + dead-positive pixels) x 100.</w:t>
      </w:r>
    </w:p>
    <w:p w14:paraId="0000002C" w14:textId="77777777" w:rsidR="00A5530D" w:rsidRDefault="00000000">
      <w:pPr>
        <w:spacing w:before="180" w:after="180"/>
        <w:rPr>
          <w:rFonts w:ascii="Calibri" w:eastAsia="Calibri" w:hAnsi="Calibri" w:cs="Calibri"/>
          <w:i/>
          <w:iCs/>
        </w:rPr>
      </w:pPr>
      <w:r>
        <w:rPr>
          <w:rFonts w:ascii="Calibri" w:eastAsia="Calibri" w:hAnsi="Calibri" w:cs="Calibri"/>
          <w:i/>
          <w:iCs/>
        </w:rPr>
        <w:t>Proteomics sample preparation</w:t>
      </w:r>
    </w:p>
    <w:p w14:paraId="0000002D" w14:textId="77777777" w:rsidR="00A5530D" w:rsidRDefault="00000000">
      <w:pPr>
        <w:spacing w:before="180" w:after="180"/>
        <w:rPr>
          <w:rFonts w:ascii="Calibri" w:eastAsia="Calibri" w:hAnsi="Calibri" w:cs="Calibri"/>
        </w:rPr>
      </w:pPr>
      <w:r>
        <w:rPr>
          <w:rFonts w:ascii="Calibri" w:eastAsia="Calibri" w:hAnsi="Calibri" w:cs="Calibri"/>
        </w:rPr>
        <w:t>Protein concentration was quantified using the Bio-Rad detergent compatible protein assay kit according to the manufacturer’s protocol. The protein concentration for each sample was normalized, and routine bottom-up proteomics was conducted as previously described (Frankenfield 2022, Lee 2024). Briefly, disulfide bonds were reduced using 5 mM Tris(2-carboxyethyl)phosphine for 40 min, and 15 mM iodoacetamide for 30 min in the dark on a ThermoMixer shaking at 1,200 rpm at 37 ºC. Samples were digested using 1:20 ratio of Trypsin/Lys-C (Promega) for 18 h at 37 ºC on the ThermoMixer and the reaction was quenched using 10% trifluoroacetic acid until the pH &lt; 2. All samples were desalted using a Waters Oasis HLB plate, dried down using a SpeedVac, and stored at -30 ºC.</w:t>
      </w:r>
    </w:p>
    <w:p w14:paraId="0000002E" w14:textId="77777777" w:rsidR="00A5530D" w:rsidRDefault="00000000">
      <w:pPr>
        <w:spacing w:before="180" w:after="180"/>
        <w:rPr>
          <w:rFonts w:ascii="Calibri" w:eastAsia="Calibri" w:hAnsi="Calibri" w:cs="Calibri"/>
          <w:i/>
          <w:iCs/>
        </w:rPr>
      </w:pPr>
      <w:r>
        <w:rPr>
          <w:rFonts w:ascii="Calibri" w:eastAsia="Calibri" w:hAnsi="Calibri" w:cs="Calibri"/>
          <w:i/>
          <w:iCs/>
        </w:rPr>
        <w:t>LC-MS/MS</w:t>
      </w:r>
    </w:p>
    <w:p w14:paraId="0000002F" w14:textId="77777777" w:rsidR="00A5530D" w:rsidRDefault="00000000">
      <w:pPr>
        <w:spacing w:before="180" w:after="180"/>
        <w:rPr>
          <w:rFonts w:ascii="Calibri" w:eastAsia="Calibri" w:hAnsi="Calibri" w:cs="Calibri"/>
        </w:rPr>
      </w:pPr>
      <w:r>
        <w:rPr>
          <w:rFonts w:ascii="Calibri" w:eastAsia="Calibri" w:hAnsi="Calibri" w:cs="Calibri"/>
        </w:rPr>
        <w:t xml:space="preserve">Samples were separated using a 3.5 h gradient on an Acclaim PepMAP C18 trap column (2 µm, 100 Å, 75 µm × 50 cm) maintained at 55 ºC with a flow rate of 0.25 µL/min. Data independent acquisition (DIA) was conducted by performing a survey scan from </w:t>
      </w:r>
      <w:r>
        <w:rPr>
          <w:rFonts w:ascii="Calibri" w:eastAsia="Calibri" w:hAnsi="Calibri" w:cs="Calibri"/>
          <w:i/>
          <w:iCs/>
        </w:rPr>
        <w:t>m/z</w:t>
      </w:r>
      <w:r>
        <w:rPr>
          <w:rFonts w:ascii="Calibri" w:eastAsia="Calibri" w:hAnsi="Calibri" w:cs="Calibri"/>
        </w:rPr>
        <w:t xml:space="preserve"> 400 to 1000 with a resolving power of 60K at </w:t>
      </w:r>
      <w:r>
        <w:rPr>
          <w:rFonts w:ascii="Calibri" w:eastAsia="Calibri" w:hAnsi="Calibri" w:cs="Calibri"/>
          <w:i/>
          <w:iCs/>
        </w:rPr>
        <w:t>m/z</w:t>
      </w:r>
      <w:r>
        <w:rPr>
          <w:rFonts w:ascii="Calibri" w:eastAsia="Calibri" w:hAnsi="Calibri" w:cs="Calibri"/>
        </w:rPr>
        <w:t xml:space="preserve"> 200 FWHM, automatic gain control (AGC) of 1 x 106, and maximum injection time (MaxIT) of 60 ms. Precursors were fragmented using a NCE of 30%. Fragments were detected using an </w:t>
      </w:r>
      <w:r>
        <w:rPr>
          <w:rFonts w:ascii="Calibri" w:eastAsia="Calibri" w:hAnsi="Calibri" w:cs="Calibri"/>
          <w:i/>
          <w:iCs/>
        </w:rPr>
        <w:t>m/z</w:t>
      </w:r>
      <w:r>
        <w:rPr>
          <w:rFonts w:ascii="Calibri" w:eastAsia="Calibri" w:hAnsi="Calibri" w:cs="Calibri"/>
        </w:rPr>
        <w:t xml:space="preserve"> 8.0 staggered isolation pattern with 75 sequential DIA windows with a resolving power of 15K at </w:t>
      </w:r>
      <w:r>
        <w:rPr>
          <w:rFonts w:ascii="Calibri" w:eastAsia="Calibri" w:hAnsi="Calibri" w:cs="Calibri"/>
          <w:i/>
          <w:iCs/>
        </w:rPr>
        <w:t>m/z</w:t>
      </w:r>
      <w:r>
        <w:rPr>
          <w:rFonts w:ascii="Calibri" w:eastAsia="Calibri" w:hAnsi="Calibri" w:cs="Calibri"/>
        </w:rPr>
        <w:t xml:space="preserve"> 200 FWHM, MaxIT of 40 ms, and normalized collision energy (NCE) of 30%.</w:t>
      </w:r>
    </w:p>
    <w:p w14:paraId="00000030" w14:textId="77777777" w:rsidR="00A5530D" w:rsidRDefault="00000000">
      <w:pPr>
        <w:spacing w:before="180" w:after="180"/>
        <w:rPr>
          <w:rFonts w:ascii="Calibri" w:eastAsia="Calibri" w:hAnsi="Calibri" w:cs="Calibri"/>
          <w:i/>
          <w:iCs/>
        </w:rPr>
      </w:pPr>
      <w:r>
        <w:rPr>
          <w:rFonts w:ascii="Calibri" w:eastAsia="Calibri" w:hAnsi="Calibri" w:cs="Calibri"/>
          <w:i/>
          <w:iCs/>
        </w:rPr>
        <w:t>Proteomics Data Processing</w:t>
      </w:r>
    </w:p>
    <w:p w14:paraId="00000031" w14:textId="77777777" w:rsidR="00A5530D" w:rsidRDefault="00000000">
      <w:pPr>
        <w:spacing w:before="180" w:after="180"/>
        <w:rPr>
          <w:rFonts w:ascii="Calibri" w:eastAsia="Calibri" w:hAnsi="Calibri" w:cs="Calibri"/>
        </w:rPr>
      </w:pPr>
      <w:r>
        <w:rPr>
          <w:rFonts w:ascii="Calibri" w:eastAsia="Calibri" w:hAnsi="Calibri" w:cs="Calibri"/>
        </w:rPr>
        <w:t xml:space="preserve">Samples were analyzed using a Direct DIA workflow in Spectronaut (v. 19.1) (Bruderer 2015). Samples were searched against a Swiss-Prot </w:t>
      </w:r>
      <w:r>
        <w:rPr>
          <w:rFonts w:ascii="Calibri" w:eastAsia="Calibri" w:hAnsi="Calibri" w:cs="Calibri"/>
          <w:i/>
          <w:iCs/>
        </w:rPr>
        <w:t>Homo sapiens</w:t>
      </w:r>
      <w:r>
        <w:rPr>
          <w:rFonts w:ascii="Calibri" w:eastAsia="Calibri" w:hAnsi="Calibri" w:cs="Calibri"/>
        </w:rPr>
        <w:t xml:space="preserve"> database (reviewed, downloaded December 2022) and a custom neuron-specific contaminant FASTA library (</w:t>
      </w:r>
      <w:hyperlink r:id="rId7">
        <w:r>
          <w:rPr>
            <w:rFonts w:ascii="Calibri" w:eastAsia="Calibri" w:hAnsi="Calibri" w:cs="Calibri"/>
            <w:color w:val="0E2841"/>
          </w:rPr>
          <w:t>https://github.com/HaoGroup-ProtContLib</w:t>
        </w:r>
      </w:hyperlink>
      <w:r>
        <w:rPr>
          <w:rFonts w:ascii="Calibri" w:eastAsia="Calibri" w:hAnsi="Calibri" w:cs="Calibri"/>
        </w:rPr>
        <w:t xml:space="preserve">) (Frankenfield 2022). Trypsin/P enzyme was used with a maximum of two missed cleavages. A fixed modification of cysteine carbamidomethyl, and a maximum of three methionine oxidation and protein N-terminus acetylation variable modifications were used. For dSILAC samples, Arg10/Lys8 was selected as a heavy isotopic channel, and </w:t>
      </w:r>
      <w:r>
        <w:rPr>
          <w:rFonts w:ascii="Calibri" w:eastAsia="Calibri" w:hAnsi="Calibri" w:cs="Calibri"/>
          <w:i/>
          <w:iCs/>
        </w:rPr>
        <w:t>in-silico</w:t>
      </w:r>
      <w:r>
        <w:rPr>
          <w:rFonts w:ascii="Calibri" w:eastAsia="Calibri" w:hAnsi="Calibri" w:cs="Calibri"/>
        </w:rPr>
        <w:t xml:space="preserve"> generation of the missing isotopic channel with a labeled workflow was enabled. Only y-ions were included in quantification. For whole cell digestion, sample normalization to total spectral abundance was allowed. All other settings were default.</w:t>
      </w:r>
    </w:p>
    <w:p w14:paraId="00000032" w14:textId="77777777" w:rsidR="00A5530D" w:rsidRDefault="00000000">
      <w:pPr>
        <w:spacing w:before="180" w:after="180"/>
        <w:rPr>
          <w:rFonts w:ascii="Calibri" w:eastAsia="Calibri" w:hAnsi="Calibri" w:cs="Calibri"/>
          <w:i/>
          <w:iCs/>
        </w:rPr>
      </w:pPr>
      <w:r>
        <w:rPr>
          <w:rFonts w:ascii="Calibri" w:eastAsia="Calibri" w:hAnsi="Calibri" w:cs="Calibri"/>
          <w:i/>
          <w:iCs/>
        </w:rPr>
        <w:t>Bioinformatic Analysis</w:t>
      </w:r>
    </w:p>
    <w:p w14:paraId="00000033" w14:textId="77777777" w:rsidR="00A5530D" w:rsidRDefault="00000000">
      <w:pPr>
        <w:spacing w:before="180" w:after="180"/>
        <w:rPr>
          <w:rFonts w:ascii="Calibri" w:eastAsia="Calibri" w:hAnsi="Calibri" w:cs="Calibri"/>
        </w:rPr>
      </w:pPr>
      <w:r>
        <w:rPr>
          <w:rFonts w:ascii="Calibri" w:eastAsia="Calibri" w:hAnsi="Calibri" w:cs="Calibri"/>
        </w:rPr>
        <w:t>All bioinformatic analyses were performed in R (v. 4.5.2) (R Core Team 2025). Processed sample data were exported at the precursor level, and a precursor intensity filter (&lt;1000) was applied. Heavy-to-light (H:L) ratios were computed at the peptide level, and outlier ratios outside the range 0.02-100 were excluded. Peptide half-life was calculated using a first-order kinetics model, t</w:t>
      </w:r>
      <w:r>
        <w:rPr>
          <w:rFonts w:ascii="Calibri" w:eastAsia="Calibri" w:hAnsi="Calibri" w:cs="Calibri"/>
          <w:vertAlign w:val="subscript"/>
        </w:rPr>
        <w:t xml:space="preserve">1/2 </w:t>
      </w:r>
      <w:r>
        <w:rPr>
          <w:rFonts w:ascii="Calibri" w:eastAsia="Calibri" w:hAnsi="Calibri" w:cs="Calibri"/>
        </w:rPr>
        <w:t>= t</w:t>
      </w:r>
      <w:r>
        <w:rPr>
          <w:rFonts w:ascii="Calibri" w:eastAsia="Calibri" w:hAnsi="Calibri" w:cs="Calibri"/>
          <w:vertAlign w:val="subscript"/>
        </w:rPr>
        <w:t>d</w:t>
      </w:r>
      <w:r>
        <w:rPr>
          <w:rFonts w:ascii="Calibri" w:eastAsia="Calibri" w:hAnsi="Calibri" w:cs="Calibri"/>
        </w:rPr>
        <w:t xml:space="preserve"> ⋅ ln(2) / ln(1+H:L), where t</w:t>
      </w:r>
      <w:r>
        <w:rPr>
          <w:rFonts w:ascii="Calibri" w:eastAsia="Calibri" w:hAnsi="Calibri" w:cs="Calibri"/>
          <w:vertAlign w:val="subscript"/>
        </w:rPr>
        <w:t>d</w:t>
      </w:r>
      <w:r>
        <w:rPr>
          <w:rFonts w:ascii="Calibri" w:eastAsia="Calibri" w:hAnsi="Calibri" w:cs="Calibri"/>
        </w:rPr>
        <w:t xml:space="preserve"> represents the days of labeling. Protein half-life is then defined as the harmonic mean of all peptides belonging to each protein. Hierarchical clustering was performed on log</w:t>
      </w:r>
      <w:r>
        <w:rPr>
          <w:rFonts w:ascii="Calibri" w:eastAsia="Calibri" w:hAnsi="Calibri" w:cs="Calibri"/>
          <w:vertAlign w:val="subscript"/>
        </w:rPr>
        <w:t>10</w:t>
      </w:r>
      <w:r>
        <w:rPr>
          <w:rFonts w:ascii="Calibri" w:eastAsia="Calibri" w:hAnsi="Calibri" w:cs="Calibri"/>
        </w:rPr>
        <w:t xml:space="preserve">-transformed data using Euclidean distance and Ward.D2 linkage. Differential abundance and differential half-life for </w:t>
      </w:r>
      <w:r>
        <w:rPr>
          <w:rFonts w:ascii="Calibri" w:eastAsia="Calibri" w:hAnsi="Calibri" w:cs="Calibri"/>
        </w:rPr>
        <w:lastRenderedPageBreak/>
        <w:t xml:space="preserve">volcano plots were assessed using a moderated </w:t>
      </w:r>
      <w:r>
        <w:rPr>
          <w:rFonts w:ascii="Calibri" w:eastAsia="Calibri" w:hAnsi="Calibri" w:cs="Calibri"/>
          <w:i/>
          <w:iCs/>
        </w:rPr>
        <w:t>t</w:t>
      </w:r>
      <w:r>
        <w:rPr>
          <w:rFonts w:ascii="Calibri" w:eastAsia="Calibri" w:hAnsi="Calibri" w:cs="Calibri"/>
        </w:rPr>
        <w:t>-test as implemented in the limma package (Ritchie 2015), with significance thresholds of |log</w:t>
      </w:r>
      <w:r>
        <w:rPr>
          <w:rFonts w:ascii="Calibri" w:eastAsia="Calibri" w:hAnsi="Calibri" w:cs="Calibri"/>
          <w:vertAlign w:val="subscript"/>
        </w:rPr>
        <w:t>2</w:t>
      </w:r>
      <w:r>
        <w:rPr>
          <w:rFonts w:ascii="Calibri" w:eastAsia="Calibri" w:hAnsi="Calibri" w:cs="Calibri"/>
        </w:rPr>
        <w:t xml:space="preserve"> FC| &gt; 1 and p &lt; 0.05. Two-dimensional GO term enrichments were computed based on the 2D-annotation enrichment framework of Cox and Mann (Cox and Mann 2012).</w:t>
      </w:r>
    </w:p>
    <w:p w14:paraId="00000034" w14:textId="77777777" w:rsidR="00A5530D" w:rsidRDefault="00000000">
      <w:pPr>
        <w:spacing w:after="200"/>
        <w:rPr>
          <w:rFonts w:ascii="Calibri" w:eastAsia="Calibri" w:hAnsi="Calibri" w:cs="Calibri"/>
          <w:b/>
          <w:bCs/>
        </w:rPr>
      </w:pPr>
      <w:r>
        <w:rPr>
          <w:rFonts w:ascii="Calibri" w:eastAsia="Calibri" w:hAnsi="Calibri" w:cs="Calibri"/>
          <w:b/>
          <w:bCs/>
        </w:rPr>
        <w:t>Results</w:t>
      </w:r>
    </w:p>
    <w:p w14:paraId="00000035" w14:textId="77777777" w:rsidR="00A5530D" w:rsidRDefault="00000000">
      <w:pPr>
        <w:spacing w:before="180" w:after="180"/>
        <w:rPr>
          <w:rFonts w:ascii="Calibri" w:eastAsia="Calibri" w:hAnsi="Calibri" w:cs="Calibri"/>
          <w:i/>
          <w:iCs/>
        </w:rPr>
      </w:pPr>
      <w:r>
        <w:rPr>
          <w:rFonts w:ascii="Calibri" w:eastAsia="Calibri" w:hAnsi="Calibri" w:cs="Calibri"/>
          <w:i/>
          <w:iCs/>
        </w:rPr>
        <w:t>Comparative proteomic and turnover profiling of iPSC-derived neurons across four culture media</w:t>
      </w:r>
    </w:p>
    <w:p w14:paraId="00000036" w14:textId="77777777" w:rsidR="00A5530D" w:rsidRDefault="00000000">
      <w:pPr>
        <w:spacing w:before="180" w:after="180"/>
        <w:rPr>
          <w:rFonts w:ascii="Calibri" w:eastAsia="Calibri" w:hAnsi="Calibri" w:cs="Calibri"/>
        </w:rPr>
      </w:pPr>
      <w:r>
        <w:rPr>
          <w:rFonts w:ascii="Calibri" w:eastAsia="Calibri" w:hAnsi="Calibri" w:cs="Calibri"/>
        </w:rPr>
        <w:t>To determine how basal culture medium shapes the proteome and proteome dynamics of iPSC-derived neurons, we generated NGN2-induced human iPSC-derived neurons by three days of doxycycline induction and then maintained cultures from day 3 to day 14 in one of four basal media with identical supplementation across conditions (Figure 1). On day 14, cultures were analyzed using mass spectrometry using a label-free quantification of the steady-state proteome and single-timepoint dynamic SILAC (dSILAC) to estimate proteome-wide protein turnover. The dSILAC experiment used a four-day heavy-isotope labeling window from day 10 to day 14. Each analysis included three biological replicates per medium. In a separate validation experiment, we compared an in-house SILAC-compatible BrainPhys formulation with commercial BrainPhys (Figure 1), and the subsequent BrainPhys dSILAC analysis used the in-house formulation.</w:t>
      </w:r>
    </w:p>
    <w:p w14:paraId="00000037" w14:textId="77777777" w:rsidR="00A5530D" w:rsidRDefault="00000000">
      <w:pPr>
        <w:spacing w:before="180" w:after="180"/>
        <w:rPr>
          <w:rFonts w:ascii="Calibri" w:eastAsia="Calibri" w:hAnsi="Calibri" w:cs="Calibri"/>
          <w:i/>
          <w:iCs/>
        </w:rPr>
      </w:pPr>
      <w:r>
        <w:rPr>
          <w:rFonts w:ascii="Calibri" w:eastAsia="Calibri" w:hAnsi="Calibri" w:cs="Calibri"/>
          <w:i/>
          <w:iCs/>
        </w:rPr>
        <w:t>Culture media produce distinct steady-state proteomic states</w:t>
      </w:r>
    </w:p>
    <w:p w14:paraId="00000038" w14:textId="77777777" w:rsidR="00A5530D" w:rsidRDefault="00000000">
      <w:pPr>
        <w:spacing w:before="180" w:after="180"/>
        <w:rPr>
          <w:rFonts w:ascii="Calibri" w:eastAsia="Calibri" w:hAnsi="Calibri" w:cs="Calibri"/>
        </w:rPr>
      </w:pPr>
      <w:r>
        <w:rPr>
          <w:rFonts w:ascii="Calibri" w:eastAsia="Calibri" w:hAnsi="Calibri" w:cs="Calibri"/>
        </w:rPr>
        <w:t>Day-14 neurons cultured in BrainPhys showed qualitatively greater axon fasciculation than neurons cultured in DMEM, Neurobasal, or DMEM+Neurobasal, which appeared more similar to one another (Fig. 2A). Mean total protein yield per million cells plated (± s.d., n = 3) differed among media and was highest in DMEM+Neurobasal (220 ± 30 µg), followed by Neurobasal (190 ± 4 µg), DMEM (165 ± 9 µg), and BrainPhys (160 ± 20 µg) (Fig. 2B). After protein normalization during sample preparation, this difference in total protein output did not translate into major differences in proteomic depth. Condition-level means ranged from 6,642 to 6,957 identified proteins and from 60,634 to 70,560 identified peptides (Fig. 2C). Protein coefficient-of-variation distributions were also similar across media (Supp. Fig. 2A), indicating that subsequent comparisons were not driven by differences in proteomic depth or measurement reproducibility.</w:t>
      </w:r>
    </w:p>
    <w:p w14:paraId="00000039" w14:textId="77777777" w:rsidR="00A5530D" w:rsidRDefault="00000000">
      <w:pPr>
        <w:spacing w:before="180" w:after="180"/>
        <w:rPr>
          <w:rFonts w:ascii="Calibri" w:eastAsia="Calibri" w:hAnsi="Calibri" w:cs="Calibri"/>
        </w:rPr>
      </w:pPr>
      <w:r>
        <w:rPr>
          <w:rFonts w:ascii="Calibri" w:eastAsia="Calibri" w:hAnsi="Calibri" w:cs="Calibri"/>
        </w:rPr>
        <w:t>Despite comparable proteomic depth, BrainPhys produced the most distinct steady-state proteome. Pairwise Spearman correlations of log</w:t>
      </w:r>
      <w:r>
        <w:rPr>
          <w:rFonts w:ascii="Calibri" w:eastAsia="Calibri" w:hAnsi="Calibri" w:cs="Calibri"/>
          <w:vertAlign w:val="subscript"/>
        </w:rPr>
        <w:t>10</w:t>
      </w:r>
      <w:r>
        <w:rPr>
          <w:rFonts w:ascii="Calibri" w:eastAsia="Calibri" w:hAnsi="Calibri" w:cs="Calibri"/>
        </w:rPr>
        <w:t xml:space="preserve"> protein intensities were lower between BrainPhys and each of the other media (ρ = 0.952-0.966) than among DMEM, Neurobasal, and DMEM+Neurobasal (ρ ≥ 0.984) (Fig. 2F). BrainPhys cultures also showed a broader abundance distribution, with more low- and high-intensity proteins and fewer mid-intensity proteins than the other media (Fig. 2D). Principal component analysis of log</w:t>
      </w:r>
      <w:r>
        <w:rPr>
          <w:rFonts w:ascii="Calibri" w:eastAsia="Calibri" w:hAnsi="Calibri" w:cs="Calibri"/>
          <w:vertAlign w:val="subscript"/>
        </w:rPr>
        <w:t>10</w:t>
      </w:r>
      <w:r>
        <w:rPr>
          <w:rFonts w:ascii="Calibri" w:eastAsia="Calibri" w:hAnsi="Calibri" w:cs="Calibri"/>
        </w:rPr>
        <w:t>-transformed, z-scored intensities separated BrainPhys along PC1, which explained 37.9% of the variance, whereas DMEM, Neurobasal, and DMEM+Neurobasal clustered tightly together (Fig. 2E; Supp. Fig. 2B). Hierarchical clustering of individual replicate profiles recovered the same overall pattern, with BrainPhys forming a distinct branch and the three other media clustering closely together (Supp. Fig. 2C).</w:t>
      </w:r>
    </w:p>
    <w:p w14:paraId="0000003A" w14:textId="77777777" w:rsidR="00A5530D" w:rsidRDefault="00000000">
      <w:pPr>
        <w:spacing w:before="180" w:after="180"/>
        <w:rPr>
          <w:rFonts w:ascii="Calibri" w:eastAsia="Calibri" w:hAnsi="Calibri" w:cs="Calibri"/>
          <w:i/>
          <w:iCs/>
        </w:rPr>
      </w:pPr>
      <w:r>
        <w:rPr>
          <w:rFonts w:ascii="Calibri" w:eastAsia="Calibri" w:hAnsi="Calibri" w:cs="Calibri"/>
          <w:i/>
          <w:iCs/>
        </w:rPr>
        <w:lastRenderedPageBreak/>
        <w:t>BrainPhys is associated with higher synaptic-protein and lower DNA-replication-protein abundance</w:t>
      </w:r>
    </w:p>
    <w:p w14:paraId="0000003B" w14:textId="77777777" w:rsidR="00A5530D" w:rsidRDefault="00000000">
      <w:pPr>
        <w:spacing w:before="180" w:after="180"/>
        <w:rPr>
          <w:rFonts w:ascii="Calibri" w:eastAsia="Calibri" w:hAnsi="Calibri" w:cs="Calibri"/>
        </w:rPr>
      </w:pPr>
      <w:r>
        <w:rPr>
          <w:rFonts w:ascii="Calibri" w:eastAsia="Calibri" w:hAnsi="Calibri" w:cs="Calibri"/>
        </w:rPr>
        <w:t xml:space="preserve">Differential abundance analysis (limma moderated </w:t>
      </w:r>
      <w:r>
        <w:rPr>
          <w:rFonts w:ascii="Calibri" w:eastAsia="Calibri" w:hAnsi="Calibri" w:cs="Calibri"/>
          <w:i/>
          <w:iCs/>
        </w:rPr>
        <w:t>t</w:t>
      </w:r>
      <w:r>
        <w:rPr>
          <w:rFonts w:ascii="Calibri" w:eastAsia="Calibri" w:hAnsi="Calibri" w:cs="Calibri"/>
        </w:rPr>
        <w:t>-test; |log</w:t>
      </w:r>
      <w:r>
        <w:rPr>
          <w:rFonts w:ascii="Calibri" w:eastAsia="Calibri" w:hAnsi="Calibri" w:cs="Calibri"/>
          <w:vertAlign w:val="subscript"/>
        </w:rPr>
        <w:t>2</w:t>
      </w:r>
      <w:r>
        <w:rPr>
          <w:rFonts w:ascii="Calibri" w:eastAsia="Calibri" w:hAnsi="Calibri" w:cs="Calibri"/>
        </w:rPr>
        <w:t xml:space="preserve"> FC| &gt; 1, p &lt; 0.05) of BrainPhys against each comparator showed that more proteins were decreased than increased in BrainPhys: 126 up and 631 down versus DMEM, 336 up and 597 down versus Neurobasal, and 166 up and 695 down versus DMEM+Neurobasal (Fig. 3A). A total of 406 proteins were lower in BrainPhys across all three comparisons (Fig. 3B). GO over-representation analysis of this shared BrainPhys-decreased set identified cellular components centered on the nucleus, including nucleoplasm and nucleus, and biological processes related to DNA-templated DNA replication, DNA replication, and cell division (Fig. 3B). Representative proteins in this set included minichromosome maintenance helicase components (MCM2-7), DNA polymerase δ subunits (POLD), replication factor C clamp-loader proteins (RFC), proliferating cell nuclear antigen (PCNA), and the chromatin remodeler BAZ1A, all of which were higher in the other media than in BrainPhys.</w:t>
      </w:r>
    </w:p>
    <w:p w14:paraId="0000003C" w14:textId="77777777" w:rsidR="00A5530D" w:rsidRDefault="00000000">
      <w:pPr>
        <w:spacing w:before="180" w:after="180"/>
        <w:rPr>
          <w:rFonts w:ascii="Calibri" w:eastAsia="Calibri" w:hAnsi="Calibri" w:cs="Calibri"/>
        </w:rPr>
      </w:pPr>
      <w:r>
        <w:rPr>
          <w:rFonts w:ascii="Calibri" w:eastAsia="Calibri" w:hAnsi="Calibri" w:cs="Calibri"/>
        </w:rPr>
        <w:t>Conversely, 72 proteins were higher in BrainPhys across all three comparisons (Fig. 3C). This shared BrainPhys-increased set was enriched for synapse and neuron-projection compartments and for processes related to GABA signaling, phosphoinositide-mediated signaling, and calcium release into the cytosol (Fig. 3C). Representative increased proteins spanned postsynaptic, presynaptic, vesicle-cycling, transmitter-handling, and receptor-signaling components, including DLG4/PSD-95, CACNA1B/CaV2.2, SYT3, CPLX2, SLC18A3, synucleins, GRM2, GABBR2, and CHRNA4. A heatmap of representative proteins from the enriched DNA-replication and synapse terms showed the same reciprocal pattern. BrainPhys was lower across DNA-replication proteins and higher across synapse-associated proteins, whereas DMEM, Neurobasal, and DMEM+Neurobasal showed similar profiles (Fig. 3D). Consistent with this pattern, pairwise differential abundance analyses among DMEM, Neurobasal, and DMEM+Neurobasal returned few differentially abundant proteins (Supp. Fig. 3).</w:t>
      </w:r>
    </w:p>
    <w:p w14:paraId="0000003D" w14:textId="77777777" w:rsidR="00A5530D" w:rsidRDefault="00000000">
      <w:pPr>
        <w:spacing w:before="180" w:after="180"/>
        <w:rPr>
          <w:rFonts w:ascii="Calibri" w:eastAsia="Calibri" w:hAnsi="Calibri" w:cs="Calibri"/>
          <w:i/>
          <w:iCs/>
        </w:rPr>
      </w:pPr>
      <w:r>
        <w:rPr>
          <w:rFonts w:ascii="Calibri" w:eastAsia="Calibri" w:hAnsi="Calibri" w:cs="Calibri"/>
          <w:i/>
          <w:iCs/>
        </w:rPr>
        <w:t>In-house SILAC-compatible BrainPhys formulation closely resembles commercial BrainPhys</w:t>
      </w:r>
    </w:p>
    <w:p w14:paraId="0000003E" w14:textId="77777777" w:rsidR="00A5530D" w:rsidRDefault="00000000">
      <w:pPr>
        <w:spacing w:before="180" w:after="180"/>
        <w:rPr>
          <w:rFonts w:ascii="Calibri" w:eastAsia="Calibri" w:hAnsi="Calibri" w:cs="Calibri"/>
        </w:rPr>
      </w:pPr>
      <w:r>
        <w:rPr>
          <w:rFonts w:ascii="Calibri" w:eastAsia="Calibri" w:hAnsi="Calibri" w:cs="Calibri"/>
        </w:rPr>
        <w:t>Because dSILAC requires heavy-isotope-labeled amino acids, and because SILAC-compatible DMEM and Neurobasal formulations are commercially available whereas an equivalent BrainPhys formulation is not, we prepared an in-house SILAC-compatible BrainPhys formulation using isotope-labeled lysine and arginine (Supp. Table 1; Fig. 4A). We then performed an initial comparison of this formulation with commercial BrainPhys. Live/dead imaging of day-14 neurons showed comparable viability between cultures grown in the in-house formulation (90 ± 3% live) and commercial BrainPhys (89 ± 9% live) (Fig. 4B). Total protein output after cell harvest was assessed by detergent-compatible protein assay and was comparable between formulations (Fig. 4C). The steady-state proteomes of the two media were highly correlated, with a Spearman ρ of 0.995, and 6,089 proteins were shared, while 24 and 32 proteins were detected only in the in-house and commercial formulations, respectively (Fig. 4D). A ranked abundance fold-change plot showed few proteins with absolute fold change above a magnitude of two (Fig. 4E).</w:t>
      </w:r>
    </w:p>
    <w:p w14:paraId="0000003F" w14:textId="77777777" w:rsidR="00A5530D" w:rsidRDefault="00000000">
      <w:pPr>
        <w:spacing w:before="180" w:after="180"/>
        <w:rPr>
          <w:rFonts w:ascii="Calibri" w:eastAsia="Calibri" w:hAnsi="Calibri" w:cs="Calibri"/>
          <w:i/>
          <w:iCs/>
        </w:rPr>
      </w:pPr>
      <w:r>
        <w:rPr>
          <w:rFonts w:ascii="Calibri" w:eastAsia="Calibri" w:hAnsi="Calibri" w:cs="Calibri"/>
          <w:i/>
          <w:iCs/>
        </w:rPr>
        <w:t>dSILAC reveals globally longer protein half-lives in BrainPhys</w:t>
      </w:r>
    </w:p>
    <w:p w14:paraId="00000040" w14:textId="77777777" w:rsidR="00A5530D" w:rsidRDefault="00000000">
      <w:pPr>
        <w:spacing w:before="180" w:after="180"/>
        <w:rPr>
          <w:rFonts w:ascii="Calibri" w:eastAsia="Calibri" w:hAnsi="Calibri" w:cs="Calibri"/>
        </w:rPr>
      </w:pPr>
      <w:r>
        <w:rPr>
          <w:rFonts w:ascii="Calibri" w:eastAsia="Calibri" w:hAnsi="Calibri" w:cs="Calibri"/>
        </w:rPr>
        <w:t xml:space="preserve">We next applied the in-house SILAC-compatible BrainPhys medium for single-timepoint dSILAC to estimate proteome-wide turnover across the four media. Apparent protein half-lives were derived from </w:t>
      </w:r>
      <w:r>
        <w:rPr>
          <w:rFonts w:ascii="Calibri" w:eastAsia="Calibri" w:hAnsi="Calibri" w:cs="Calibri"/>
        </w:rPr>
        <w:lastRenderedPageBreak/>
        <w:t>heavy-to-light isotope ratios after the four-day labeling window using a first-order kinetic model (Fig. 5A). As in the steady-state data, protein and peptide identifications were broadly comparable across media, with condition-level means ranging from 4,780 to 5,075 proteins and from 35,055 to 38,711 peptides (Fig. 5C). PCA of log</w:t>
      </w:r>
      <w:r>
        <w:rPr>
          <w:rFonts w:ascii="Calibri" w:eastAsia="Calibri" w:hAnsi="Calibri" w:cs="Calibri"/>
          <w:vertAlign w:val="subscript"/>
        </w:rPr>
        <w:t>10</w:t>
      </w:r>
      <w:r>
        <w:rPr>
          <w:rFonts w:ascii="Calibri" w:eastAsia="Calibri" w:hAnsi="Calibri" w:cs="Calibri"/>
        </w:rPr>
        <w:t>-transformed, z-scored apparent half-lives separated BrainPhys along PC1, which explained 58.5% of the variance, while DMEM, Neurobasal, and DMEM+Neurobasal overlapped substantially (Fig. 5B). Pairwise scatter plots, coefficient-of-variation distributions, and hierarchical clustering reproduced this separation (Supp. Fig. 5A-C).</w:t>
      </w:r>
    </w:p>
    <w:p w14:paraId="00000041" w14:textId="77777777" w:rsidR="00A5530D" w:rsidRDefault="00000000">
      <w:pPr>
        <w:spacing w:before="180" w:after="180"/>
        <w:rPr>
          <w:rFonts w:ascii="Calibri" w:eastAsia="Calibri" w:hAnsi="Calibri" w:cs="Calibri"/>
        </w:rPr>
      </w:pPr>
      <w:r>
        <w:rPr>
          <w:rFonts w:ascii="Calibri" w:eastAsia="Calibri" w:hAnsi="Calibri" w:cs="Calibri"/>
        </w:rPr>
        <w:t xml:space="preserve">Protein turnover differed strongly between BrainPhys and the other media, and the direction of the effect was predominantly toward longer apparent half-lives in BrainPhys. Differential half-life analysis (limma moderated </w:t>
      </w:r>
      <w:r>
        <w:rPr>
          <w:rFonts w:ascii="Calibri" w:eastAsia="Calibri" w:hAnsi="Calibri" w:cs="Calibri"/>
          <w:i/>
          <w:iCs/>
        </w:rPr>
        <w:t>t</w:t>
      </w:r>
      <w:r>
        <w:rPr>
          <w:rFonts w:ascii="Calibri" w:eastAsia="Calibri" w:hAnsi="Calibri" w:cs="Calibri"/>
        </w:rPr>
        <w:t>-test; |log</w:t>
      </w:r>
      <w:r>
        <w:rPr>
          <w:rFonts w:ascii="Calibri" w:eastAsia="Calibri" w:hAnsi="Calibri" w:cs="Calibri"/>
          <w:vertAlign w:val="subscript"/>
        </w:rPr>
        <w:t>2</w:t>
      </w:r>
      <w:r>
        <w:rPr>
          <w:rFonts w:ascii="Calibri" w:eastAsia="Calibri" w:hAnsi="Calibri" w:cs="Calibri"/>
        </w:rPr>
        <w:t xml:space="preserve"> FC| &gt; 1, p &lt; 0.05) identified 358 longer-lived and 10 shorter-lived proteins in BrainPhys versus DMEM, 468 longer-lived and 5 shorter-lived proteins versus Neurobasal, and 507 longer-lived and 5 shorter-lived proteins versus DMEM+Neurobasal (Fig. 5D). The global apparent half-life distribution was correspondingly shifted longer in BrainPhys, with a median half-life of 4.25 days compared with 3.15 days in DMEM, 2.89 days in DMEM+Neurobasal, and 2.86 days in Neurobasal (Fig. 5E).</w:t>
      </w:r>
    </w:p>
    <w:p w14:paraId="00000042" w14:textId="77777777" w:rsidR="00A5530D" w:rsidRDefault="00000000">
      <w:pPr>
        <w:spacing w:before="180" w:after="180"/>
        <w:rPr>
          <w:rFonts w:ascii="Calibri" w:eastAsia="Calibri" w:hAnsi="Calibri" w:cs="Calibri"/>
        </w:rPr>
      </w:pPr>
      <w:r>
        <w:rPr>
          <w:rFonts w:ascii="Calibri" w:eastAsia="Calibri" w:hAnsi="Calibri" w:cs="Calibri"/>
        </w:rPr>
        <w:t>Of the proteins with significantly altered half-lives, 306 were longer-lived in BrainPhys across all three comparisons (Fig. 5F). GO over-representation analysis of this shared longer-lived set identified enrichment for nucleoplasm, extracellular exosome, nucleosome, cytoplasmic translation, and rRNA processing. In contrast, proteins with shorter half-lives in BrainPhys were few and largely medium-specific. Only C1QL4 was shorter-lived in BrainPhys across all three comparisons, whereas CNTN2, TNC, ANXA1, AK5, and MELTF were significant in only one or two comparisons (Fig. 5D, F).</w:t>
      </w:r>
    </w:p>
    <w:p w14:paraId="00000043" w14:textId="77777777" w:rsidR="00A5530D" w:rsidRDefault="00000000">
      <w:pPr>
        <w:spacing w:before="180" w:after="180"/>
        <w:rPr>
          <w:rFonts w:ascii="Calibri" w:eastAsia="Calibri" w:hAnsi="Calibri" w:cs="Calibri"/>
          <w:i/>
          <w:iCs/>
        </w:rPr>
      </w:pPr>
      <w:r>
        <w:rPr>
          <w:rFonts w:ascii="Calibri" w:eastAsia="Calibri" w:hAnsi="Calibri" w:cs="Calibri"/>
          <w:i/>
          <w:iCs/>
        </w:rPr>
        <w:t>BrainPhys turnover profiles align more closely with mature neuronal and in vivo reference datasets</w:t>
      </w:r>
    </w:p>
    <w:p w14:paraId="00000044" w14:textId="77777777" w:rsidR="00A5530D" w:rsidRDefault="00000000">
      <w:pPr>
        <w:spacing w:before="180" w:after="180"/>
        <w:rPr>
          <w:rFonts w:ascii="Calibri" w:eastAsia="Calibri" w:hAnsi="Calibri" w:cs="Calibri"/>
        </w:rPr>
      </w:pPr>
      <w:r>
        <w:rPr>
          <w:rFonts w:ascii="Calibri" w:eastAsia="Calibri" w:hAnsi="Calibri" w:cs="Calibri"/>
        </w:rPr>
        <w:t xml:space="preserve">To contextualize the turnover profiles, replicate-averaged half-lives from the four media were compared with published murine neuronal and brain turnover datasets spanning embryonic mice primary neurons (Mathieson 2018; median half-life 1.9 days), mature postnatal rat primary neurons (Dörrbaum 2018; median half-life 5.26 days), and </w:t>
      </w:r>
      <w:r>
        <w:rPr>
          <w:rFonts w:ascii="Calibri" w:eastAsia="Calibri" w:hAnsi="Calibri" w:cs="Calibri"/>
          <w:i/>
          <w:iCs/>
        </w:rPr>
        <w:t>in vivo</w:t>
      </w:r>
      <w:r>
        <w:rPr>
          <w:rFonts w:ascii="Calibri" w:eastAsia="Calibri" w:hAnsi="Calibri" w:cs="Calibri"/>
        </w:rPr>
        <w:t xml:space="preserve"> mouse cortex (Fornasiero 2018, 8.12 days; Li 2025, 6.06 days). In the PCA, PC1 explained 74.4% of the variance and ordered the reference datasets from embryonic primary neurons toward mature postnatal and </w:t>
      </w:r>
      <w:r>
        <w:rPr>
          <w:rFonts w:ascii="Calibri" w:eastAsia="Calibri" w:hAnsi="Calibri" w:cs="Calibri"/>
          <w:i/>
          <w:iCs/>
        </w:rPr>
        <w:t>in vivo</w:t>
      </w:r>
      <w:r>
        <w:rPr>
          <w:rFonts w:ascii="Calibri" w:eastAsia="Calibri" w:hAnsi="Calibri" w:cs="Calibri"/>
        </w:rPr>
        <w:t xml:space="preserve"> brain samples (Fig. 6A). BrainPhys was positioned closer to the mature primary and </w:t>
      </w:r>
      <w:r>
        <w:rPr>
          <w:rFonts w:ascii="Calibri" w:eastAsia="Calibri" w:hAnsi="Calibri" w:cs="Calibri"/>
          <w:i/>
          <w:iCs/>
        </w:rPr>
        <w:t>in vivo</w:t>
      </w:r>
      <w:r>
        <w:rPr>
          <w:rFonts w:ascii="Calibri" w:eastAsia="Calibri" w:hAnsi="Calibri" w:cs="Calibri"/>
        </w:rPr>
        <w:t xml:space="preserve"> references, whereas DMEM, Neurobasal, and DMEM+Neurobasal grouped closer to the embryonic primary-neuron reference. Hierarchical clustering produced the same overall topology (Fig. 6B).</w:t>
      </w:r>
    </w:p>
    <w:p w14:paraId="00000045" w14:textId="77777777" w:rsidR="00A5530D" w:rsidRDefault="00000000">
      <w:pPr>
        <w:spacing w:before="180" w:after="180"/>
        <w:rPr>
          <w:rFonts w:ascii="Calibri" w:eastAsia="Calibri" w:hAnsi="Calibri" w:cs="Calibri"/>
        </w:rPr>
      </w:pPr>
      <w:r>
        <w:rPr>
          <w:rFonts w:ascii="Calibri" w:eastAsia="Calibri" w:hAnsi="Calibri" w:cs="Calibri"/>
        </w:rPr>
        <w:t>At the individual-protein level, joint abundance-turnover analysis identified several proteins with significantly different abundance and turnover in BrainPhys (Supp. Fig. 6; Fig. 6C). Nuclear and chromatin-associated proteins, including linker histones (H1-) and high-mobility-group proteins (HMGA, HMGB), showed lower abundance but longer half-lives in BrainPhys. Several DNA-replication proteins from the MCM, POLD, and RFC families showed the same directionality. FABP7 was also lower in abundance but longer-lived in BrainPhys. By contrast, CDH13/T-cadherin showed higher abundance but shorter half-life in BrainPhys.</w:t>
      </w:r>
    </w:p>
    <w:p w14:paraId="00000046" w14:textId="77777777" w:rsidR="00A5530D" w:rsidRDefault="00000000">
      <w:pPr>
        <w:spacing w:before="180" w:after="180"/>
        <w:rPr>
          <w:rFonts w:ascii="Calibri" w:eastAsia="Calibri" w:hAnsi="Calibri" w:cs="Calibri"/>
        </w:rPr>
      </w:pPr>
      <w:r>
        <w:rPr>
          <w:rFonts w:ascii="Calibri" w:eastAsia="Calibri" w:hAnsi="Calibri" w:cs="Calibri"/>
        </w:rPr>
        <w:lastRenderedPageBreak/>
        <w:t>To generalize the joint abundance-turnover analysis across functional categories, we performed two-dimensional GO:BP enrichment analysis (Cox and Mann 2012) (Fig. 6D). Because this analysis uses log</w:t>
      </w:r>
      <w:r>
        <w:rPr>
          <w:rFonts w:ascii="Calibri" w:eastAsia="Calibri" w:hAnsi="Calibri" w:cs="Calibri"/>
          <w:vertAlign w:val="subscript"/>
        </w:rPr>
        <w:t>2</w:t>
      </w:r>
      <w:r>
        <w:rPr>
          <w:rFonts w:ascii="Calibri" w:eastAsia="Calibri" w:hAnsi="Calibri" w:cs="Calibri"/>
        </w:rPr>
        <w:t xml:space="preserve"> fold-change ranks, these terms describe relative shifts rather than absolute category-level half-life distributions. Categories enriched toward longer relative half-lives but lower abundance in BrainPhys included rRNA processing and ribosomal small-subunit terms. Terms enriched toward longer relative half-lives and little abundance change included translation, cytoplasmic translation, mitochondrial translation, nucleocytoplasmic transport, RNA splicing, and protein folding. Terms enriched toward both longer relative half-lives and higher abundance included mitochondrial ATP synthesis, aerobic respiration, mitochondrial electron transport, and cellular response to interleukin-7. In contrast, several synaptic categories showed the opposite relative pattern, with synaptic vesicle exocytosis, synaptic vesicle endocytosis, synaptic vesicle lumen acidification, chemical synaptic transmission, clathrin-dependent endocytosis, and signal transduction enriched toward higher abundance and shorter relative half-lives in BrainPhys (Fig. 6D).</w:t>
      </w:r>
    </w:p>
    <w:p w14:paraId="00000047" w14:textId="77777777" w:rsidR="00A5530D" w:rsidRDefault="00000000">
      <w:pPr>
        <w:spacing w:after="200"/>
        <w:rPr>
          <w:rFonts w:ascii="Calibri" w:eastAsia="Calibri" w:hAnsi="Calibri" w:cs="Calibri"/>
          <w:b/>
          <w:bCs/>
        </w:rPr>
      </w:pPr>
      <w:r>
        <w:rPr>
          <w:rFonts w:ascii="Calibri" w:eastAsia="Calibri" w:hAnsi="Calibri" w:cs="Calibri"/>
          <w:b/>
          <w:bCs/>
        </w:rPr>
        <w:t>Discussion</w:t>
      </w:r>
    </w:p>
    <w:p w14:paraId="00000048" w14:textId="77777777" w:rsidR="00A5530D" w:rsidRDefault="00000000">
      <w:pPr>
        <w:spacing w:before="180" w:after="180"/>
        <w:rPr>
          <w:rFonts w:ascii="Calibri" w:eastAsia="Calibri" w:hAnsi="Calibri" w:cs="Calibri"/>
        </w:rPr>
      </w:pPr>
      <w:r>
        <w:rPr>
          <w:rFonts w:ascii="Calibri" w:eastAsia="Calibri" w:hAnsi="Calibri" w:cs="Calibri"/>
        </w:rPr>
        <w:t xml:space="preserve">This study shows that basal culture medium is a major determinant of the human iPSC-neuron proteome. Across steady-state abundance and dSILAC-based turnover measurements, BrainPhys produced a proteomic state distinct from DMEM, Neurobasal, and DMEM+Neurobasal, whereas the other three media were highly similar to one another. The BrainPhys state was characterized by lower abundance of DNA-replication and cell-cycle proteins, higher abundance of synaptic and calcium-signaling proteins, longer apparent protein half-lives, and greater similarity to mature primary-neuron and </w:t>
      </w:r>
      <w:r>
        <w:rPr>
          <w:rFonts w:ascii="Calibri" w:eastAsia="Calibri" w:hAnsi="Calibri" w:cs="Calibri"/>
          <w:i/>
          <w:iCs/>
        </w:rPr>
        <w:t>in vivo</w:t>
      </w:r>
      <w:r>
        <w:rPr>
          <w:rFonts w:ascii="Calibri" w:eastAsia="Calibri" w:hAnsi="Calibri" w:cs="Calibri"/>
        </w:rPr>
        <w:t xml:space="preserve"> turnover reference datasets. These findings are consistent with previous reports that BrainPhys supports synaptic function and maturation-associated phenotypes in human neurons (Bardy 2015; Satir 2020) and with NGN2 maturation signatures that emphasize increased synaptic/calcium-signaling proteins and decreased DNA/RNA-binding or cell-cycle-associated proteins (Shan 2024). Importantly, while BrainPhys displayed a maturation-like shift in the proteome, this is not evidence that all cells in the culture have reached a fully mature neuronal state. Because the measurements were performed by bulk proteomics, the data cannot distinguish cell-intrinsic neuronal maturation from changes in the proportion of neurons, progenitors, or other residual cell types. Because all measurements were made on day 14 in one genetic background, and because prior work indicates that BrainPhys effects can change with longer culture duration, network maturation stage, and non-neuronal cell expansion (Satir 2020; Shan 2024), further experimentation is required before generalizing this state across lines, protocols, or later maturation windows.</w:t>
      </w:r>
    </w:p>
    <w:p w14:paraId="00000049" w14:textId="77777777" w:rsidR="00A5530D" w:rsidRDefault="00000000">
      <w:pPr>
        <w:spacing w:before="180" w:after="180"/>
        <w:rPr>
          <w:rFonts w:ascii="Calibri" w:eastAsia="Calibri" w:hAnsi="Calibri" w:cs="Calibri"/>
        </w:rPr>
      </w:pPr>
      <w:r>
        <w:rPr>
          <w:rFonts w:ascii="Calibri" w:eastAsia="Calibri" w:hAnsi="Calibri" w:cs="Calibri"/>
        </w:rPr>
        <w:t xml:space="preserve">The steady-state abundance data indicate that medium composition changes the biological state of the cultures. BrainPhys cultures showed reduced abundance of a coordinated DNA-replication module containing MCM2-7 helicase components, POLD DNA polymerase delta subunits, RFC clamp-loader proteins, and PCNA. In iPSC-neuron preparations, persistent abundance of these proteins is most consistent with cycling progenitors, residual undifferentiated cells, or an incompletely postmitotic state rather than mature neuronal function (Larizza 2020; Xu 2022; Shan 2024). Their lower abundance in BrainPhys therefore suggests reduced proliferative or progenitor-like contribution to the bulk proteome. The lower abundance of FABP7, a progenitor-associated protein, further supports this. The reciprocal </w:t>
      </w:r>
      <w:r>
        <w:rPr>
          <w:rFonts w:ascii="Calibri" w:eastAsia="Calibri" w:hAnsi="Calibri" w:cs="Calibri"/>
        </w:rPr>
        <w:lastRenderedPageBreak/>
        <w:t>increase in synaptic and signaling proteins suggests that the BrainPhys effect is not limited to loss of proliferative markers but also includes greater representation of neuronal communication machinery. This pattern provides proteomic support for functional work showing that BrainPhys promotes action-potential generation, synaptic transmission, synaptic markers, and activity-related readouts in iPSC-derived neurons (Bardy 2015; Satir 2020). Increased DLG4 (PSD-95) indicates greater postsynaptic  scaffold abundance, while increased CACNA1B (CaV2.2) points to presynaptic calcium-entry machinery required for neurotransmitter release. SYT3, CPLX2, SLC18A3, and synucleins further indicate greater representation of synaptic-vesicle release and transmitter-handling machinery. Increased GRM2, GABBR2, and CHRNA4 add receptor-level evidence for altered glutamatergic, GABAergic, and nicotinic signaling. Overall, the reciprocal abundance pattern indicates a shift away from proliferative or progenitor-like programs and toward a more neuronally specialized, synaptically competent state.</w:t>
      </w:r>
    </w:p>
    <w:p w14:paraId="0000004A" w14:textId="77777777" w:rsidR="00A5530D" w:rsidRDefault="00000000">
      <w:pPr>
        <w:spacing w:before="180" w:after="180"/>
        <w:rPr>
          <w:rFonts w:ascii="Calibri" w:eastAsia="Calibri" w:hAnsi="Calibri" w:cs="Calibri"/>
        </w:rPr>
      </w:pPr>
      <w:r>
        <w:rPr>
          <w:rFonts w:ascii="Calibri" w:eastAsia="Calibri" w:hAnsi="Calibri" w:cs="Calibri"/>
        </w:rPr>
        <w:t xml:space="preserve">The turnover data extend this interpretation by showing that BrainPhys shifts the proteome toward longer-lived proteins. In our dSILAC experiment, neurons cultured in BrainPhys had a median apparent protein half-life of 4.25 days, compared with 2.86-3.15 days in the conventional media. Because cultured neurons generally show faster protein turnover than neurons </w:t>
      </w:r>
      <w:r>
        <w:rPr>
          <w:rFonts w:ascii="Calibri" w:eastAsia="Calibri" w:hAnsi="Calibri" w:cs="Calibri"/>
          <w:i/>
          <w:iCs/>
        </w:rPr>
        <w:t>in vivo</w:t>
      </w:r>
      <w:r>
        <w:rPr>
          <w:rFonts w:ascii="Calibri" w:eastAsia="Calibri" w:hAnsi="Calibri" w:cs="Calibri"/>
        </w:rPr>
        <w:t xml:space="preserve">, where reported median protein half-lives in adult mouse brain are approximately 6-8 days (Fornasiero 2018; Li 2025), the longer apparent half-lives in BrainPhys suggest a narrowing of the </w:t>
      </w:r>
      <w:r>
        <w:rPr>
          <w:rFonts w:ascii="Calibri" w:eastAsia="Calibri" w:hAnsi="Calibri" w:cs="Calibri"/>
          <w:i/>
          <w:iCs/>
        </w:rPr>
        <w:t>in vitro</w:t>
      </w:r>
      <w:r>
        <w:rPr>
          <w:rFonts w:ascii="Calibri" w:eastAsia="Calibri" w:hAnsi="Calibri" w:cs="Calibri"/>
        </w:rPr>
        <w:t>/</w:t>
      </w:r>
      <w:r>
        <w:rPr>
          <w:rFonts w:ascii="Calibri" w:eastAsia="Calibri" w:hAnsi="Calibri" w:cs="Calibri"/>
          <w:i/>
          <w:iCs/>
        </w:rPr>
        <w:t>in vivo</w:t>
      </w:r>
      <w:r>
        <w:rPr>
          <w:rFonts w:ascii="Calibri" w:eastAsia="Calibri" w:hAnsi="Calibri" w:cs="Calibri"/>
        </w:rPr>
        <w:t xml:space="preserve"> turnover gap. Some of the clearest contributors to this longer-lived profile were nuclear and chromatin-associated proteins, including linker histones, HMGA proteins, and HMGB proteins. HMGB proteins have nuclear roles as abundant non-histone chromatin proteins that bind and bend DNA, interact with nucleosomes, and modulate chromatin accessibility (Müller 2001; Stros 2010). In the context of reduced DNA-replication protein abundance, longer half-lives of HMGB proteins and linker histones are therefore consistent with a more postmitotic-like nuclear proteome and with prior observations that histones and other nuclear structural proteins can be extremely stable in postmitotic brain tissue (Toyama 2013; Maze 2015).</w:t>
      </w:r>
    </w:p>
    <w:p w14:paraId="0000004B" w14:textId="77777777" w:rsidR="00A5530D" w:rsidRDefault="00000000">
      <w:pPr>
        <w:spacing w:before="180" w:after="180"/>
        <w:rPr>
          <w:rFonts w:ascii="Calibri" w:eastAsia="Calibri" w:hAnsi="Calibri" w:cs="Calibri"/>
        </w:rPr>
      </w:pPr>
      <w:r>
        <w:rPr>
          <w:rFonts w:ascii="Calibri" w:eastAsia="Calibri" w:hAnsi="Calibri" w:cs="Calibri"/>
        </w:rPr>
        <w:t xml:space="preserve">Several synaptic GO categories were enriched toward higher abundance and shorter relative half-lives in BrainPhys, including terms related to vesicle exocytosis, endocytosis, and vesicle acidification. This combination is biologically plausible because synaptic proteins can undergo relatively rapid local synthesis, trafficking, and degradation in active neurons (Cohen 2013; Heo 2018; Schanzenbächer 2016). It is also consistent with the original BrainPhys design logic with reduced neuroactive amino acids and adjusted ionic composition to minimize tonic receptor activation while supporting action-potential generation and synaptic communication (Bardy 2015). In this context, increased abundance with lower relative half-life likely reflects active remodeling of synaptic machinery rather than instability or immaturity. At the individual-protein level, CDH13 (T-cadherin) was higher in abundance but shorter-lived in BrainPhys and has been linked to inhibitory synapse function and excitation/inhibition balance in human iPSC-derived neuronal networks (Mossink 2021). C1QL4 was the only protein shorter-lived in BrainPhys across all three pairwise comparisons and was also lower in abundance, consistent with altered synapse organization. Other shorter-lived proteins, including CNTN2, TNC, and ANXA1, pointed to axonal specialization, extracellular-matrix remodeling, and neuroimmune or clearance-associated biology. Because this shorter-lived set was small and functionally heterogeneous, these proteins are </w:t>
      </w:r>
      <w:r>
        <w:rPr>
          <w:rFonts w:ascii="Calibri" w:eastAsia="Calibri" w:hAnsi="Calibri" w:cs="Calibri"/>
        </w:rPr>
        <w:lastRenderedPageBreak/>
        <w:t>best interpreted as candidate markers of medium-sensitive neuronal state rather than as evidence for one dominant pathway.</w:t>
      </w:r>
    </w:p>
    <w:p w14:paraId="0000004C" w14:textId="77777777" w:rsidR="00A5530D" w:rsidRDefault="00000000">
      <w:pPr>
        <w:spacing w:before="180" w:after="180"/>
        <w:rPr>
          <w:rFonts w:ascii="Calibri" w:eastAsia="Calibri" w:hAnsi="Calibri" w:cs="Calibri"/>
        </w:rPr>
      </w:pPr>
      <w:r>
        <w:rPr>
          <w:rFonts w:ascii="Calibri" w:eastAsia="Calibri" w:hAnsi="Calibri" w:cs="Calibri"/>
        </w:rPr>
        <w:t>BrainPhys also produced a mitochondrial signature consistent with neuronal metabolic maturation. GO terms related to mitochondrial ATP synthesis, aerobic respiration, and electron transport were enriched toward higher abundance and longer relative half-lives in BrainPhys. This fits with the transition from glycolysis toward oxidative phosphorylation that accompanies neuronal maturation (Zheng 2016). One plausible contributor is the lower glucose concentration of BrainPhys compared with high-glucose conventional media, which may reduce glycolytic bias and favor oxidative metabolism (Zheng 2016; Sünwoldt 2017).</w:t>
      </w:r>
    </w:p>
    <w:p w14:paraId="0000004D" w14:textId="77777777" w:rsidR="00A5530D" w:rsidRDefault="00000000">
      <w:pPr>
        <w:spacing w:after="200"/>
        <w:rPr>
          <w:rFonts w:ascii="Calibri" w:eastAsia="Calibri" w:hAnsi="Calibri" w:cs="Calibri"/>
          <w:b/>
          <w:bCs/>
        </w:rPr>
      </w:pPr>
      <w:r>
        <w:rPr>
          <w:rFonts w:ascii="Calibri" w:eastAsia="Calibri" w:hAnsi="Calibri" w:cs="Calibri"/>
          <w:b/>
          <w:bCs/>
        </w:rPr>
        <w:t>Conclusion</w:t>
      </w:r>
    </w:p>
    <w:p w14:paraId="0000004E" w14:textId="77777777" w:rsidR="00A5530D" w:rsidRDefault="00000000">
      <w:pPr>
        <w:spacing w:before="180" w:after="180"/>
        <w:rPr>
          <w:rFonts w:ascii="Calibri" w:eastAsia="Calibri" w:hAnsi="Calibri" w:cs="Calibri"/>
        </w:rPr>
      </w:pPr>
      <w:ins w:id="8" w:author="Claude" w:date="2026-05-31T00:00:00Z">
        <w:r>
          <w:rPr>
            <w:rFonts w:ascii="Calibri" w:eastAsia="Calibri" w:hAnsi="Calibri" w:cs="Calibri"/>
          </w:rPr>
          <w:t xml:space="preserve">In summary, basal culture medium is a major determinant of the human iPSC-neuron proteome and its turnover. Among the media tested, BrainPhys produced a distinct state—marked by reduced proliferative or progenitor-associated proteins, increased synaptic and signaling proteins, and globally longer protein half-lives that more closely resembled mature primary-neuron and </w:t>
        </w:r>
        <w:r>
          <w:rPr>
            <w:rFonts w:ascii="Calibri" w:eastAsia="Calibri" w:hAnsi="Calibri" w:cs="Calibri"/>
            <w:i/>
            <w:iCs/>
          </w:rPr>
          <w:t>in vivo</w:t>
        </w:r>
        <w:r>
          <w:rPr>
            <w:rFonts w:ascii="Calibri" w:eastAsia="Calibri" w:hAnsi="Calibri" w:cs="Calibri"/>
          </w:rPr>
          <w:t xml:space="preserve"> brain references—whereas DMEM/F-12, Neurobasal, and DMEM+Neurobasal were broadly similar to one another. Turnover profiling captured aspects of this state that abundance alone did not, and the in-house SILAC-compatible BrainPhys formulation reported here enables such turnover measurements in BrainPhys. Because these observations were made at a single timepoint in one genetic background using bulk proteomics, basal medium composition should be treated as a key experimental variable when designing and interpreting proteomic studies of cultured neurons.</w:t>
        </w:r>
      </w:ins>
    </w:p>
    <w:p w14:paraId="0000004F" w14:textId="77777777" w:rsidR="00A5530D" w:rsidRDefault="00000000">
      <w:pPr>
        <w:spacing w:before="180" w:after="180"/>
        <w:rPr>
          <w:rFonts w:ascii="Calibri" w:eastAsia="Calibri" w:hAnsi="Calibri" w:cs="Calibri"/>
          <w:b/>
          <w:bCs/>
        </w:rPr>
      </w:pPr>
      <w:r>
        <w:rPr>
          <w:rFonts w:ascii="Calibri" w:eastAsia="Calibri" w:hAnsi="Calibri" w:cs="Calibri"/>
          <w:b/>
          <w:bCs/>
        </w:rPr>
        <w:t xml:space="preserve">Acknowledgements                                                                                                                            </w:t>
      </w:r>
      <w:r>
        <w:rPr>
          <w:rFonts w:ascii="Calibri" w:eastAsia="Calibri" w:hAnsi="Calibri" w:cs="Calibri"/>
          <w:b/>
          <w:bCs/>
        </w:rPr>
        <w:tab/>
        <w:t xml:space="preserve">                          </w:t>
      </w:r>
      <w:r>
        <w:rPr>
          <w:rFonts w:ascii="Calibri" w:eastAsia="Calibri" w:hAnsi="Calibri" w:cs="Calibri"/>
          <w:b/>
          <w:bCs/>
        </w:rPr>
        <w:tab/>
      </w:r>
    </w:p>
    <w:p w14:paraId="00000050" w14:textId="77777777" w:rsidR="00A5530D" w:rsidRDefault="00000000">
      <w:pPr>
        <w:spacing w:before="180" w:after="180"/>
        <w:rPr>
          <w:rFonts w:ascii="Calibri" w:eastAsia="Calibri" w:hAnsi="Calibri" w:cs="Calibri"/>
        </w:rPr>
      </w:pPr>
      <w:r>
        <w:rPr>
          <w:rFonts w:ascii="Calibri" w:eastAsia="Calibri" w:hAnsi="Calibri" w:cs="Calibri"/>
        </w:rPr>
        <w:t>This study is supported by the NIH [R01-NS-121608]. A.M.F acknowledges the Willard &amp; Marilynn Sweetser Scholarship from the Metropolitan Chapter of Achievement Rewards for College Scientists (ARCS) Foundation. J.S. acknowledges the Luther Rice Undergraduate Research Fellowship.</w:t>
      </w:r>
    </w:p>
    <w:p w14:paraId="00000051" w14:textId="77777777" w:rsidR="00A5530D" w:rsidRDefault="00000000">
      <w:pPr>
        <w:spacing w:before="180" w:after="180"/>
        <w:rPr>
          <w:rFonts w:ascii="Calibri" w:eastAsia="Calibri" w:hAnsi="Calibri" w:cs="Calibri"/>
          <w:b/>
          <w:bCs/>
        </w:rPr>
      </w:pPr>
      <w:r>
        <w:rPr>
          <w:rFonts w:ascii="Calibri" w:eastAsia="Calibri" w:hAnsi="Calibri" w:cs="Calibri"/>
          <w:b/>
          <w:bCs/>
        </w:rPr>
        <w:t xml:space="preserve">Data availability                                                                                                                                   </w:t>
      </w:r>
      <w:r>
        <w:rPr>
          <w:rFonts w:ascii="Calibri" w:eastAsia="Calibri" w:hAnsi="Calibri" w:cs="Calibri"/>
          <w:b/>
          <w:bCs/>
        </w:rPr>
        <w:tab/>
        <w:t xml:space="preserve">                          </w:t>
      </w:r>
      <w:r>
        <w:rPr>
          <w:rFonts w:ascii="Calibri" w:eastAsia="Calibri" w:hAnsi="Calibri" w:cs="Calibri"/>
          <w:b/>
          <w:bCs/>
        </w:rPr>
        <w:tab/>
      </w:r>
    </w:p>
    <w:p w14:paraId="00000052" w14:textId="77777777" w:rsidR="00A5530D" w:rsidRDefault="00000000">
      <w:pPr>
        <w:spacing w:before="180" w:after="180"/>
        <w:rPr>
          <w:rFonts w:ascii="Calibri" w:eastAsia="Calibri" w:hAnsi="Calibri" w:cs="Calibri"/>
          <w:b/>
          <w:bCs/>
        </w:rPr>
      </w:pPr>
      <w:r>
        <w:rPr>
          <w:rFonts w:ascii="Calibri" w:eastAsia="Calibri" w:hAnsi="Calibri" w:cs="Calibri"/>
        </w:rPr>
        <w:t xml:space="preserve">All raw data and result files used in this study have been deposited to ______ Consortium (Identifier: _____). </w:t>
      </w:r>
      <w:r>
        <w:rPr>
          <w:rFonts w:ascii="Calibri" w:eastAsia="Calibri" w:hAnsi="Calibri" w:cs="Calibri"/>
          <w:b/>
          <w:bCs/>
        </w:rPr>
        <w:t xml:space="preserve"> </w:t>
      </w:r>
    </w:p>
    <w:p w14:paraId="00000053" w14:textId="77777777" w:rsidR="00A5530D" w:rsidRDefault="00000000">
      <w:pPr>
        <w:spacing w:before="180" w:after="180"/>
        <w:rPr>
          <w:rFonts w:ascii="Calibri" w:eastAsia="Calibri" w:hAnsi="Calibri" w:cs="Calibri"/>
          <w:b/>
          <w:bCs/>
        </w:rPr>
      </w:pPr>
      <w:r>
        <w:rPr>
          <w:rFonts w:ascii="Calibri" w:eastAsia="Calibri" w:hAnsi="Calibri" w:cs="Calibri"/>
          <w:b/>
          <w:bCs/>
        </w:rPr>
        <w:t xml:space="preserve">Author Contributions                                                                                                                         </w:t>
      </w:r>
      <w:r>
        <w:rPr>
          <w:rFonts w:ascii="Calibri" w:eastAsia="Calibri" w:hAnsi="Calibri" w:cs="Calibri"/>
          <w:b/>
          <w:bCs/>
        </w:rPr>
        <w:tab/>
        <w:t xml:space="preserve">           </w:t>
      </w:r>
      <w:r>
        <w:rPr>
          <w:rFonts w:ascii="Calibri" w:eastAsia="Calibri" w:hAnsi="Calibri" w:cs="Calibri"/>
          <w:b/>
          <w:bCs/>
        </w:rPr>
        <w:tab/>
      </w:r>
    </w:p>
    <w:p w14:paraId="00000054" w14:textId="77777777" w:rsidR="00A5530D" w:rsidRDefault="00000000">
      <w:pPr>
        <w:spacing w:before="180" w:after="180"/>
        <w:rPr>
          <w:rFonts w:ascii="Calibri" w:eastAsia="Calibri" w:hAnsi="Calibri" w:cs="Calibri"/>
          <w:b/>
          <w:bCs/>
        </w:rPr>
      </w:pPr>
      <w:r>
        <w:rPr>
          <w:rFonts w:ascii="Calibri" w:eastAsia="Calibri" w:hAnsi="Calibri" w:cs="Calibri"/>
          <w:b/>
          <w:bCs/>
        </w:rPr>
        <w:t xml:space="preserve">Declaration of Interests                                                                                                                     </w:t>
      </w:r>
      <w:r>
        <w:rPr>
          <w:rFonts w:ascii="Calibri" w:eastAsia="Calibri" w:hAnsi="Calibri" w:cs="Calibri"/>
          <w:b/>
          <w:bCs/>
        </w:rPr>
        <w:tab/>
        <w:t xml:space="preserve">           </w:t>
      </w:r>
      <w:r>
        <w:rPr>
          <w:rFonts w:ascii="Calibri" w:eastAsia="Calibri" w:hAnsi="Calibri" w:cs="Calibri"/>
          <w:b/>
          <w:bCs/>
        </w:rPr>
        <w:tab/>
      </w:r>
    </w:p>
    <w:p w14:paraId="00000055" w14:textId="77777777" w:rsidR="00A5530D" w:rsidRDefault="00000000">
      <w:pPr>
        <w:spacing w:before="180" w:after="180"/>
        <w:rPr>
          <w:rFonts w:ascii="Calibri" w:eastAsia="Calibri" w:hAnsi="Calibri" w:cs="Calibri"/>
        </w:rPr>
      </w:pPr>
      <w:r>
        <w:rPr>
          <w:rFonts w:ascii="Calibri" w:eastAsia="Calibri" w:hAnsi="Calibri" w:cs="Calibri"/>
        </w:rPr>
        <w:t>The authors declare no competing interests.</w:t>
      </w:r>
    </w:p>
    <w:p w14:paraId="00000056" w14:textId="77777777" w:rsidR="00A5530D" w:rsidRDefault="00000000">
      <w:pPr>
        <w:spacing w:before="180" w:after="180"/>
        <w:rPr>
          <w:rFonts w:ascii="Calibri" w:eastAsia="Calibri" w:hAnsi="Calibri" w:cs="Calibri"/>
          <w:b/>
          <w:bCs/>
        </w:rPr>
      </w:pPr>
      <w:r>
        <w:rPr>
          <w:rFonts w:ascii="Calibri" w:eastAsia="Calibri" w:hAnsi="Calibri" w:cs="Calibri"/>
          <w:b/>
          <w:bCs/>
        </w:rPr>
        <w:t>References</w:t>
      </w:r>
    </w:p>
    <w:p w14:paraId="00000057" w14:textId="77777777" w:rsidR="00A5530D" w:rsidRDefault="00000000">
      <w:pPr>
        <w:numPr>
          <w:ilvl w:val="0"/>
          <w:numId w:val="1"/>
        </w:numPr>
        <w:rPr>
          <w:rFonts w:ascii="Calibri" w:eastAsia="Calibri" w:hAnsi="Calibri" w:cs="Calibri"/>
        </w:rPr>
      </w:pPr>
      <w:r>
        <w:rPr>
          <w:rFonts w:ascii="Calibri" w:eastAsia="Calibri" w:hAnsi="Calibri" w:cs="Calibri"/>
        </w:rPr>
        <w:t xml:space="preserve">Dolmetsch, R., and Geschwind, D. H. (2011) The Human Brain in a Dish: The Promise of iPSC-Derived Neurons. </w:t>
      </w:r>
      <w:r>
        <w:rPr>
          <w:rFonts w:ascii="Calibri" w:eastAsia="Calibri" w:hAnsi="Calibri" w:cs="Calibri"/>
          <w:i/>
          <w:iCs/>
        </w:rPr>
        <w:t>Cell</w:t>
      </w:r>
      <w:r>
        <w:rPr>
          <w:rFonts w:ascii="Calibri" w:eastAsia="Calibri" w:hAnsi="Calibri" w:cs="Calibri"/>
        </w:rPr>
        <w:t xml:space="preserve"> </w:t>
      </w:r>
      <w:r>
        <w:rPr>
          <w:rFonts w:ascii="Calibri" w:eastAsia="Calibri" w:hAnsi="Calibri" w:cs="Calibri"/>
          <w:b/>
          <w:bCs/>
        </w:rPr>
        <w:t>145</w:t>
      </w:r>
      <w:r>
        <w:rPr>
          <w:rFonts w:ascii="Calibri" w:eastAsia="Calibri" w:hAnsi="Calibri" w:cs="Calibri"/>
        </w:rPr>
        <w:t>, 831–834</w:t>
      </w:r>
    </w:p>
    <w:p w14:paraId="00000058" w14:textId="77777777" w:rsidR="00A5530D" w:rsidRDefault="00000000">
      <w:pPr>
        <w:numPr>
          <w:ilvl w:val="0"/>
          <w:numId w:val="1"/>
        </w:numPr>
        <w:rPr>
          <w:rFonts w:ascii="Calibri" w:eastAsia="Calibri" w:hAnsi="Calibri" w:cs="Calibri"/>
        </w:rPr>
      </w:pPr>
      <w:r>
        <w:rPr>
          <w:rFonts w:ascii="Calibri" w:eastAsia="Calibri" w:hAnsi="Calibri" w:cs="Calibri"/>
        </w:rPr>
        <w:lastRenderedPageBreak/>
        <w:t xml:space="preserve">Mathieson, T., Franken, H., Kosinski, J., Kurzawa, N., Zinn, N., Sweetman, G., et al. (2018) Systematic analysis of protein turnover in primary cells. </w:t>
      </w:r>
      <w:r>
        <w:rPr>
          <w:rFonts w:ascii="Calibri" w:eastAsia="Calibri" w:hAnsi="Calibri" w:cs="Calibri"/>
          <w:i/>
          <w:iCs/>
        </w:rPr>
        <w:t>Nat Commun</w:t>
      </w:r>
      <w:r>
        <w:rPr>
          <w:rFonts w:ascii="Calibri" w:eastAsia="Calibri" w:hAnsi="Calibri" w:cs="Calibri"/>
        </w:rPr>
        <w:t xml:space="preserve"> </w:t>
      </w:r>
      <w:r>
        <w:rPr>
          <w:rFonts w:ascii="Calibri" w:eastAsia="Calibri" w:hAnsi="Calibri" w:cs="Calibri"/>
          <w:b/>
          <w:bCs/>
        </w:rPr>
        <w:t>9</w:t>
      </w:r>
      <w:r>
        <w:rPr>
          <w:rFonts w:ascii="Calibri" w:eastAsia="Calibri" w:hAnsi="Calibri" w:cs="Calibri"/>
        </w:rPr>
        <w:t>, 689</w:t>
      </w:r>
    </w:p>
    <w:p w14:paraId="00000059" w14:textId="77777777" w:rsidR="00A5530D" w:rsidRDefault="00000000">
      <w:pPr>
        <w:numPr>
          <w:ilvl w:val="0"/>
          <w:numId w:val="1"/>
        </w:numPr>
        <w:rPr>
          <w:rFonts w:ascii="Calibri" w:eastAsia="Calibri" w:hAnsi="Calibri" w:cs="Calibri"/>
        </w:rPr>
      </w:pPr>
      <w:r>
        <w:rPr>
          <w:rFonts w:ascii="Calibri" w:eastAsia="Calibri" w:hAnsi="Calibri" w:cs="Calibri"/>
        </w:rPr>
        <w:t xml:space="preserve">Dörrbaum, A. R., Kochen, L., Langer, J. D., and Schuman, E. M. (2018) Local and global influences on protein turnover in neurons and glia. </w:t>
      </w:r>
      <w:r>
        <w:rPr>
          <w:rFonts w:ascii="Calibri" w:eastAsia="Calibri" w:hAnsi="Calibri" w:cs="Calibri"/>
          <w:i/>
          <w:iCs/>
        </w:rPr>
        <w:t>eLife</w:t>
      </w:r>
      <w:r>
        <w:rPr>
          <w:rFonts w:ascii="Calibri" w:eastAsia="Calibri" w:hAnsi="Calibri" w:cs="Calibri"/>
        </w:rPr>
        <w:t xml:space="preserve"> </w:t>
      </w:r>
      <w:r>
        <w:rPr>
          <w:rFonts w:ascii="Calibri" w:eastAsia="Calibri" w:hAnsi="Calibri" w:cs="Calibri"/>
          <w:b/>
          <w:bCs/>
        </w:rPr>
        <w:t>7</w:t>
      </w:r>
      <w:r>
        <w:rPr>
          <w:rFonts w:ascii="Calibri" w:eastAsia="Calibri" w:hAnsi="Calibri" w:cs="Calibri"/>
        </w:rPr>
        <w:t>, e34202</w:t>
      </w:r>
    </w:p>
    <w:p w14:paraId="0000005A" w14:textId="77777777" w:rsidR="00A5530D" w:rsidRDefault="00000000">
      <w:pPr>
        <w:numPr>
          <w:ilvl w:val="0"/>
          <w:numId w:val="1"/>
        </w:numPr>
        <w:rPr>
          <w:rFonts w:ascii="Calibri" w:eastAsia="Calibri" w:hAnsi="Calibri" w:cs="Calibri"/>
        </w:rPr>
      </w:pPr>
      <w:r>
        <w:rPr>
          <w:rFonts w:ascii="Calibri" w:eastAsia="Calibri" w:hAnsi="Calibri" w:cs="Calibri"/>
        </w:rPr>
        <w:t xml:space="preserve">Fornasiero, E. F., Mandad, S., Wildhagen, H., Alevra, M., Rammner, B., Keihani, S., et al. (2018) Precisely measured protein lifetimes in the mouse brain reveal differences across tissues and subcellular fractions. </w:t>
      </w:r>
      <w:r>
        <w:rPr>
          <w:rFonts w:ascii="Calibri" w:eastAsia="Calibri" w:hAnsi="Calibri" w:cs="Calibri"/>
          <w:i/>
          <w:iCs/>
        </w:rPr>
        <w:t>Nat Commun</w:t>
      </w:r>
      <w:r>
        <w:rPr>
          <w:rFonts w:ascii="Calibri" w:eastAsia="Calibri" w:hAnsi="Calibri" w:cs="Calibri"/>
        </w:rPr>
        <w:t xml:space="preserve"> </w:t>
      </w:r>
      <w:r>
        <w:rPr>
          <w:rFonts w:ascii="Calibri" w:eastAsia="Calibri" w:hAnsi="Calibri" w:cs="Calibri"/>
          <w:b/>
          <w:bCs/>
        </w:rPr>
        <w:t>9</w:t>
      </w:r>
      <w:r>
        <w:rPr>
          <w:rFonts w:ascii="Calibri" w:eastAsia="Calibri" w:hAnsi="Calibri" w:cs="Calibri"/>
        </w:rPr>
        <w:t>, 4230</w:t>
      </w:r>
    </w:p>
    <w:p w14:paraId="0000005B" w14:textId="77777777" w:rsidR="00A5530D" w:rsidRDefault="00000000">
      <w:pPr>
        <w:numPr>
          <w:ilvl w:val="0"/>
          <w:numId w:val="1"/>
        </w:numPr>
        <w:rPr>
          <w:rFonts w:ascii="Calibri" w:eastAsia="Calibri" w:hAnsi="Calibri" w:cs="Calibri"/>
        </w:rPr>
      </w:pPr>
      <w:r>
        <w:rPr>
          <w:rFonts w:ascii="Calibri" w:eastAsia="Calibri" w:hAnsi="Calibri" w:cs="Calibri"/>
        </w:rPr>
        <w:t xml:space="preserve">Li, W., Dasgupta, A., Yang, K., Wang, S., Hemandhar-Kumar, N., Chepyala, S. R., et al. (2025) Turnover atlas of proteome and phosphoproteome across mouse tissues and brain regions. </w:t>
      </w:r>
      <w:r>
        <w:rPr>
          <w:rFonts w:ascii="Calibri" w:eastAsia="Calibri" w:hAnsi="Calibri" w:cs="Calibri"/>
          <w:i/>
          <w:iCs/>
        </w:rPr>
        <w:t>Cell</w:t>
      </w:r>
      <w:r>
        <w:rPr>
          <w:rFonts w:ascii="Calibri" w:eastAsia="Calibri" w:hAnsi="Calibri" w:cs="Calibri"/>
        </w:rPr>
        <w:t xml:space="preserve"> </w:t>
      </w:r>
      <w:r>
        <w:rPr>
          <w:rFonts w:ascii="Calibri" w:eastAsia="Calibri" w:hAnsi="Calibri" w:cs="Calibri"/>
          <w:b/>
          <w:bCs/>
        </w:rPr>
        <w:t>188</w:t>
      </w:r>
      <w:r>
        <w:rPr>
          <w:rFonts w:ascii="Calibri" w:eastAsia="Calibri" w:hAnsi="Calibri" w:cs="Calibri"/>
        </w:rPr>
        <w:t>, 2267–2287.e21</w:t>
      </w:r>
    </w:p>
    <w:p w14:paraId="0000005C" w14:textId="77777777" w:rsidR="00A5530D" w:rsidRDefault="00000000">
      <w:pPr>
        <w:numPr>
          <w:ilvl w:val="0"/>
          <w:numId w:val="1"/>
        </w:numPr>
        <w:rPr>
          <w:rFonts w:ascii="Calibri" w:eastAsia="Calibri" w:hAnsi="Calibri" w:cs="Calibri"/>
        </w:rPr>
      </w:pPr>
      <w:r>
        <w:rPr>
          <w:rFonts w:ascii="Calibri" w:eastAsia="Calibri" w:hAnsi="Calibri" w:cs="Calibri"/>
        </w:rPr>
        <w:t xml:space="preserve">Lee, G. B., Mazli, W. N. A. B., and Hao, L. (2024) Multiomics Evaluation of Human iPSCs and iPSC-Derived Neurons. </w:t>
      </w:r>
      <w:r>
        <w:rPr>
          <w:rFonts w:ascii="Calibri" w:eastAsia="Calibri" w:hAnsi="Calibri" w:cs="Calibri"/>
          <w:i/>
          <w:iCs/>
        </w:rPr>
        <w:t>J. Proteome Res.</w:t>
      </w:r>
      <w:r>
        <w:rPr>
          <w:rFonts w:ascii="Calibri" w:eastAsia="Calibri" w:hAnsi="Calibri" w:cs="Calibri"/>
        </w:rPr>
        <w:t xml:space="preserve"> </w:t>
      </w:r>
      <w:r>
        <w:rPr>
          <w:rFonts w:ascii="Calibri" w:eastAsia="Calibri" w:hAnsi="Calibri" w:cs="Calibri"/>
          <w:b/>
          <w:bCs/>
        </w:rPr>
        <w:t>23</w:t>
      </w:r>
      <w:r>
        <w:rPr>
          <w:rFonts w:ascii="Calibri" w:eastAsia="Calibri" w:hAnsi="Calibri" w:cs="Calibri"/>
        </w:rPr>
        <w:t>, 3149–3160</w:t>
      </w:r>
    </w:p>
    <w:p w14:paraId="0000005D" w14:textId="77777777" w:rsidR="00A5530D" w:rsidRDefault="00000000">
      <w:pPr>
        <w:numPr>
          <w:ilvl w:val="0"/>
          <w:numId w:val="1"/>
        </w:numPr>
        <w:rPr>
          <w:rFonts w:ascii="Calibri" w:eastAsia="Calibri" w:hAnsi="Calibri" w:cs="Calibri"/>
        </w:rPr>
      </w:pPr>
      <w:r>
        <w:rPr>
          <w:rFonts w:ascii="Calibri" w:eastAsia="Calibri" w:hAnsi="Calibri" w:cs="Calibri"/>
        </w:rPr>
        <w:t xml:space="preserve">Hasan, S., Fernandopulle, M. S., Humble, S. W., Frankenfield, A. M., Li, H., Prestil, R., et al. (2023) Multi-modal proteomic characterization of lysosomal function and proteostasis in progranulin-deficient neurons. </w:t>
      </w:r>
      <w:r>
        <w:rPr>
          <w:rFonts w:ascii="Calibri" w:eastAsia="Calibri" w:hAnsi="Calibri" w:cs="Calibri"/>
          <w:i/>
          <w:iCs/>
        </w:rPr>
        <w:t>Mol Neurodegeneration</w:t>
      </w:r>
      <w:r>
        <w:rPr>
          <w:rFonts w:ascii="Calibri" w:eastAsia="Calibri" w:hAnsi="Calibri" w:cs="Calibri"/>
        </w:rPr>
        <w:t xml:space="preserve"> </w:t>
      </w:r>
      <w:r>
        <w:rPr>
          <w:rFonts w:ascii="Calibri" w:eastAsia="Calibri" w:hAnsi="Calibri" w:cs="Calibri"/>
          <w:b/>
          <w:bCs/>
        </w:rPr>
        <w:t>18</w:t>
      </w:r>
      <w:r>
        <w:rPr>
          <w:rFonts w:ascii="Calibri" w:eastAsia="Calibri" w:hAnsi="Calibri" w:cs="Calibri"/>
        </w:rPr>
        <w:t>, 87</w:t>
      </w:r>
    </w:p>
    <w:p w14:paraId="0000005E" w14:textId="77777777" w:rsidR="00A5530D" w:rsidRDefault="00000000">
      <w:pPr>
        <w:numPr>
          <w:ilvl w:val="0"/>
          <w:numId w:val="1"/>
        </w:numPr>
        <w:rPr>
          <w:rFonts w:ascii="Calibri" w:eastAsia="Calibri" w:hAnsi="Calibri" w:cs="Calibri"/>
        </w:rPr>
      </w:pPr>
      <w:r>
        <w:rPr>
          <w:rFonts w:ascii="Calibri" w:eastAsia="Calibri" w:hAnsi="Calibri" w:cs="Calibri"/>
        </w:rPr>
        <w:t>Frankenfield, A. M., Shih, J., Zhang, T., Ni, J., Lo, E., Liu, Y., et al. (2026) A Deep Quantitative Proteome Turnover Platform for Human iPSC-derived Neurons.</w:t>
      </w:r>
    </w:p>
    <w:p w14:paraId="0000005F" w14:textId="77777777" w:rsidR="00A5530D" w:rsidRDefault="00000000">
      <w:pPr>
        <w:numPr>
          <w:ilvl w:val="0"/>
          <w:numId w:val="1"/>
        </w:numPr>
        <w:rPr>
          <w:rFonts w:ascii="Calibri" w:eastAsia="Calibri" w:hAnsi="Calibri" w:cs="Calibri"/>
        </w:rPr>
      </w:pPr>
      <w:r>
        <w:rPr>
          <w:rFonts w:ascii="Calibri" w:eastAsia="Calibri" w:hAnsi="Calibri" w:cs="Calibri"/>
        </w:rPr>
        <w:t xml:space="preserve">Hodge, R. D., Bakken, T. E., Miller, J. A., Smith, K. A., Barkan, E. R., Graybuck, L. T., et al. (2019) Conserved cell types with divergent features in human versus mouse cortex. </w:t>
      </w:r>
      <w:r>
        <w:rPr>
          <w:rFonts w:ascii="Calibri" w:eastAsia="Calibri" w:hAnsi="Calibri" w:cs="Calibri"/>
          <w:i/>
          <w:iCs/>
        </w:rPr>
        <w:t>Nature</w:t>
      </w:r>
      <w:r>
        <w:rPr>
          <w:rFonts w:ascii="Calibri" w:eastAsia="Calibri" w:hAnsi="Calibri" w:cs="Calibri"/>
        </w:rPr>
        <w:t xml:space="preserve"> </w:t>
      </w:r>
      <w:r>
        <w:rPr>
          <w:rFonts w:ascii="Calibri" w:eastAsia="Calibri" w:hAnsi="Calibri" w:cs="Calibri"/>
          <w:b/>
          <w:bCs/>
        </w:rPr>
        <w:t>573</w:t>
      </w:r>
      <w:r>
        <w:rPr>
          <w:rFonts w:ascii="Calibri" w:eastAsia="Calibri" w:hAnsi="Calibri" w:cs="Calibri"/>
        </w:rPr>
        <w:t>, 61–68</w:t>
      </w:r>
    </w:p>
    <w:p w14:paraId="00000060" w14:textId="77777777" w:rsidR="00A5530D" w:rsidRDefault="00000000">
      <w:pPr>
        <w:numPr>
          <w:ilvl w:val="0"/>
          <w:numId w:val="1"/>
        </w:numPr>
        <w:rPr>
          <w:rFonts w:ascii="Calibri" w:eastAsia="Calibri" w:hAnsi="Calibri" w:cs="Calibri"/>
        </w:rPr>
      </w:pPr>
      <w:r>
        <w:rPr>
          <w:rFonts w:ascii="Calibri" w:eastAsia="Calibri" w:hAnsi="Calibri" w:cs="Calibri"/>
        </w:rPr>
        <w:t xml:space="preserve">Mertens, J., Marchetto, M. C., Bardy, C., and Gage, F. H. (2016) Evaluating cell reprogramming, differentiation and conversion technologies in neuroscience. </w:t>
      </w:r>
      <w:r>
        <w:rPr>
          <w:rFonts w:ascii="Calibri" w:eastAsia="Calibri" w:hAnsi="Calibri" w:cs="Calibri"/>
          <w:i/>
          <w:iCs/>
        </w:rPr>
        <w:t>Nat Rev Neurosci</w:t>
      </w:r>
      <w:r>
        <w:rPr>
          <w:rFonts w:ascii="Calibri" w:eastAsia="Calibri" w:hAnsi="Calibri" w:cs="Calibri"/>
        </w:rPr>
        <w:t xml:space="preserve"> </w:t>
      </w:r>
      <w:r>
        <w:rPr>
          <w:rFonts w:ascii="Calibri" w:eastAsia="Calibri" w:hAnsi="Calibri" w:cs="Calibri"/>
          <w:b/>
          <w:bCs/>
        </w:rPr>
        <w:t>17</w:t>
      </w:r>
      <w:r>
        <w:rPr>
          <w:rFonts w:ascii="Calibri" w:eastAsia="Calibri" w:hAnsi="Calibri" w:cs="Calibri"/>
        </w:rPr>
        <w:t>, 424–437</w:t>
      </w:r>
    </w:p>
    <w:p w14:paraId="00000061" w14:textId="77777777" w:rsidR="00A5530D" w:rsidRDefault="00000000">
      <w:pPr>
        <w:numPr>
          <w:ilvl w:val="0"/>
          <w:numId w:val="1"/>
        </w:numPr>
        <w:rPr>
          <w:rFonts w:ascii="Calibri" w:eastAsia="Calibri" w:hAnsi="Calibri" w:cs="Calibri"/>
        </w:rPr>
      </w:pPr>
      <w:r>
        <w:rPr>
          <w:rFonts w:ascii="Calibri" w:eastAsia="Calibri" w:hAnsi="Calibri" w:cs="Calibri"/>
        </w:rPr>
        <w:t xml:space="preserve">Volpato, V., and Webber, C. (2020) Addressing variability in iPSC-derived models of human disease: guidelines to promote reproducibility. </w:t>
      </w:r>
      <w:r>
        <w:rPr>
          <w:rFonts w:ascii="Calibri" w:eastAsia="Calibri" w:hAnsi="Calibri" w:cs="Calibri"/>
          <w:i/>
          <w:iCs/>
        </w:rPr>
        <w:t>Disease Models &amp; Mechanisms</w:t>
      </w:r>
      <w:r>
        <w:rPr>
          <w:rFonts w:ascii="Calibri" w:eastAsia="Calibri" w:hAnsi="Calibri" w:cs="Calibri"/>
        </w:rPr>
        <w:t xml:space="preserve"> </w:t>
      </w:r>
      <w:r>
        <w:rPr>
          <w:rFonts w:ascii="Calibri" w:eastAsia="Calibri" w:hAnsi="Calibri" w:cs="Calibri"/>
          <w:b/>
          <w:bCs/>
        </w:rPr>
        <w:t>13</w:t>
      </w:r>
      <w:r>
        <w:rPr>
          <w:rFonts w:ascii="Calibri" w:eastAsia="Calibri" w:hAnsi="Calibri" w:cs="Calibri"/>
        </w:rPr>
        <w:t>, dmm042317</w:t>
      </w:r>
    </w:p>
    <w:p w14:paraId="00000062" w14:textId="77777777" w:rsidR="00A5530D" w:rsidRDefault="00000000">
      <w:pPr>
        <w:numPr>
          <w:ilvl w:val="0"/>
          <w:numId w:val="1"/>
        </w:numPr>
        <w:rPr>
          <w:rFonts w:ascii="Calibri" w:eastAsia="Calibri" w:hAnsi="Calibri" w:cs="Calibri"/>
        </w:rPr>
      </w:pPr>
      <w:r>
        <w:rPr>
          <w:rFonts w:ascii="Calibri" w:eastAsia="Calibri" w:hAnsi="Calibri" w:cs="Calibri"/>
        </w:rPr>
        <w:t xml:space="preserve">Eagle, H. (1955) Nutrition Needs of Mammalian Cells in Tissue Culture. </w:t>
      </w:r>
      <w:r>
        <w:rPr>
          <w:rFonts w:ascii="Calibri" w:eastAsia="Calibri" w:hAnsi="Calibri" w:cs="Calibri"/>
          <w:i/>
          <w:iCs/>
        </w:rPr>
        <w:t>Science</w:t>
      </w:r>
      <w:r>
        <w:rPr>
          <w:rFonts w:ascii="Calibri" w:eastAsia="Calibri" w:hAnsi="Calibri" w:cs="Calibri"/>
        </w:rPr>
        <w:t xml:space="preserve"> </w:t>
      </w:r>
      <w:r>
        <w:rPr>
          <w:rFonts w:ascii="Calibri" w:eastAsia="Calibri" w:hAnsi="Calibri" w:cs="Calibri"/>
          <w:b/>
          <w:bCs/>
        </w:rPr>
        <w:t>122</w:t>
      </w:r>
      <w:r>
        <w:rPr>
          <w:rFonts w:ascii="Calibri" w:eastAsia="Calibri" w:hAnsi="Calibri" w:cs="Calibri"/>
        </w:rPr>
        <w:t>, 501–504</w:t>
      </w:r>
    </w:p>
    <w:p w14:paraId="00000063" w14:textId="77777777" w:rsidR="00A5530D" w:rsidRDefault="00000000">
      <w:pPr>
        <w:numPr>
          <w:ilvl w:val="0"/>
          <w:numId w:val="1"/>
        </w:numPr>
        <w:rPr>
          <w:rFonts w:ascii="Calibri" w:eastAsia="Calibri" w:hAnsi="Calibri" w:cs="Calibri"/>
        </w:rPr>
      </w:pPr>
      <w:r>
        <w:rPr>
          <w:rFonts w:ascii="Calibri" w:eastAsia="Calibri" w:hAnsi="Calibri" w:cs="Calibri"/>
        </w:rPr>
        <w:t xml:space="preserve">Dulbecco, R., and Freeman, G. (1959) Plaque production by the polyoma virus. </w:t>
      </w:r>
      <w:r>
        <w:rPr>
          <w:rFonts w:ascii="Calibri" w:eastAsia="Calibri" w:hAnsi="Calibri" w:cs="Calibri"/>
          <w:i/>
          <w:iCs/>
        </w:rPr>
        <w:t>Virology</w:t>
      </w:r>
      <w:r>
        <w:rPr>
          <w:rFonts w:ascii="Calibri" w:eastAsia="Calibri" w:hAnsi="Calibri" w:cs="Calibri"/>
        </w:rPr>
        <w:t xml:space="preserve"> </w:t>
      </w:r>
      <w:r>
        <w:rPr>
          <w:rFonts w:ascii="Calibri" w:eastAsia="Calibri" w:hAnsi="Calibri" w:cs="Calibri"/>
          <w:b/>
          <w:bCs/>
        </w:rPr>
        <w:t>8</w:t>
      </w:r>
      <w:r>
        <w:rPr>
          <w:rFonts w:ascii="Calibri" w:eastAsia="Calibri" w:hAnsi="Calibri" w:cs="Calibri"/>
        </w:rPr>
        <w:t>, 396–397</w:t>
      </w:r>
    </w:p>
    <w:p w14:paraId="00000064" w14:textId="77777777" w:rsidR="00A5530D" w:rsidRDefault="00000000">
      <w:pPr>
        <w:numPr>
          <w:ilvl w:val="0"/>
          <w:numId w:val="1"/>
        </w:numPr>
        <w:rPr>
          <w:rFonts w:ascii="Calibri" w:eastAsia="Calibri" w:hAnsi="Calibri" w:cs="Calibri"/>
        </w:rPr>
      </w:pPr>
      <w:r>
        <w:rPr>
          <w:rFonts w:ascii="Calibri" w:eastAsia="Calibri" w:hAnsi="Calibri" w:cs="Calibri"/>
        </w:rPr>
        <w:t xml:space="preserve">Brewer, G. J., Torricelli, J. R., Evege, E. K., and Price, P. J. (1993) Optimized survival of hippocampal neurons in B27-supplemented neurobasalTM, a new serum-free medium combination. </w:t>
      </w:r>
      <w:r>
        <w:rPr>
          <w:rFonts w:ascii="Calibri" w:eastAsia="Calibri" w:hAnsi="Calibri" w:cs="Calibri"/>
          <w:i/>
          <w:iCs/>
        </w:rPr>
        <w:t>J of Neuroscience Research</w:t>
      </w:r>
      <w:r>
        <w:rPr>
          <w:rFonts w:ascii="Calibri" w:eastAsia="Calibri" w:hAnsi="Calibri" w:cs="Calibri"/>
        </w:rPr>
        <w:t xml:space="preserve"> </w:t>
      </w:r>
      <w:r>
        <w:rPr>
          <w:rFonts w:ascii="Calibri" w:eastAsia="Calibri" w:hAnsi="Calibri" w:cs="Calibri"/>
          <w:b/>
          <w:bCs/>
        </w:rPr>
        <w:t>35</w:t>
      </w:r>
      <w:r>
        <w:rPr>
          <w:rFonts w:ascii="Calibri" w:eastAsia="Calibri" w:hAnsi="Calibri" w:cs="Calibri"/>
        </w:rPr>
        <w:t>, 567–576</w:t>
      </w:r>
    </w:p>
    <w:p w14:paraId="00000065" w14:textId="77777777" w:rsidR="00A5530D" w:rsidRDefault="00000000">
      <w:pPr>
        <w:numPr>
          <w:ilvl w:val="0"/>
          <w:numId w:val="1"/>
        </w:numPr>
        <w:rPr>
          <w:rFonts w:ascii="Calibri" w:eastAsia="Calibri" w:hAnsi="Calibri" w:cs="Calibri"/>
        </w:rPr>
      </w:pPr>
      <w:r>
        <w:rPr>
          <w:rFonts w:ascii="Calibri" w:eastAsia="Calibri" w:hAnsi="Calibri" w:cs="Calibri"/>
        </w:rPr>
        <w:t xml:space="preserve">Bardy, C., Van Den Hurk, M., Eames, T., Marchand, C., Hernandez, R. V., Kellogg, M., et al. (2015) Neuronal medium that supports basic synaptic functions and activity of human neurons in vitro. </w:t>
      </w:r>
      <w:r>
        <w:rPr>
          <w:rFonts w:ascii="Calibri" w:eastAsia="Calibri" w:hAnsi="Calibri" w:cs="Calibri"/>
          <w:i/>
          <w:iCs/>
        </w:rPr>
        <w:t>Proc. Natl. Acad. Sci. U.S.A.</w:t>
      </w:r>
      <w:r>
        <w:rPr>
          <w:rFonts w:ascii="Calibri" w:eastAsia="Calibri" w:hAnsi="Calibri" w:cs="Calibri"/>
        </w:rPr>
        <w:t xml:space="preserve"> </w:t>
      </w:r>
      <w:r>
        <w:rPr>
          <w:rFonts w:ascii="Calibri" w:eastAsia="Calibri" w:hAnsi="Calibri" w:cs="Calibri"/>
          <w:b/>
          <w:bCs/>
        </w:rPr>
        <w:t>112</w:t>
      </w:r>
      <w:r>
        <w:rPr>
          <w:rFonts w:ascii="Calibri" w:eastAsia="Calibri" w:hAnsi="Calibri" w:cs="Calibri"/>
        </w:rPr>
        <w:t>, E2725–E2734</w:t>
      </w:r>
    </w:p>
    <w:p w14:paraId="00000066" w14:textId="77777777" w:rsidR="00A5530D" w:rsidRDefault="00000000">
      <w:pPr>
        <w:numPr>
          <w:ilvl w:val="0"/>
          <w:numId w:val="1"/>
        </w:numPr>
        <w:rPr>
          <w:rFonts w:ascii="Calibri" w:eastAsia="Calibri" w:hAnsi="Calibri" w:cs="Calibri"/>
        </w:rPr>
      </w:pPr>
      <w:r>
        <w:rPr>
          <w:rFonts w:ascii="Calibri" w:eastAsia="Calibri" w:hAnsi="Calibri" w:cs="Calibri"/>
        </w:rPr>
        <w:t xml:space="preserve">Satir, T. M., Nazir, F. H., Vizlin-Hodzic, D., Hardselius, E., Blennow, K., Wray, S., et al. (2020) Accelerated neuronal and synaptic maturation by BrainPhys medium increases Aβ secretion and alters Aβ peptide ratios from iPSC-derived cortical neurons. </w:t>
      </w:r>
      <w:r>
        <w:rPr>
          <w:rFonts w:ascii="Calibri" w:eastAsia="Calibri" w:hAnsi="Calibri" w:cs="Calibri"/>
          <w:i/>
          <w:iCs/>
        </w:rPr>
        <w:t>Sci Rep</w:t>
      </w:r>
      <w:r>
        <w:rPr>
          <w:rFonts w:ascii="Calibri" w:eastAsia="Calibri" w:hAnsi="Calibri" w:cs="Calibri"/>
        </w:rPr>
        <w:t xml:space="preserve"> </w:t>
      </w:r>
      <w:r>
        <w:rPr>
          <w:rFonts w:ascii="Calibri" w:eastAsia="Calibri" w:hAnsi="Calibri" w:cs="Calibri"/>
          <w:b/>
          <w:bCs/>
        </w:rPr>
        <w:t>10</w:t>
      </w:r>
      <w:r>
        <w:rPr>
          <w:rFonts w:ascii="Calibri" w:eastAsia="Calibri" w:hAnsi="Calibri" w:cs="Calibri"/>
        </w:rPr>
        <w:t>, 601</w:t>
      </w:r>
    </w:p>
    <w:p w14:paraId="00000067" w14:textId="77777777" w:rsidR="00A5530D" w:rsidRDefault="00000000">
      <w:pPr>
        <w:numPr>
          <w:ilvl w:val="0"/>
          <w:numId w:val="1"/>
        </w:numPr>
        <w:rPr>
          <w:rFonts w:ascii="Calibri" w:eastAsia="Calibri" w:hAnsi="Calibri" w:cs="Calibri"/>
        </w:rPr>
      </w:pPr>
      <w:r>
        <w:rPr>
          <w:rFonts w:ascii="Calibri" w:eastAsia="Calibri" w:hAnsi="Calibri" w:cs="Calibri"/>
        </w:rPr>
        <w:t xml:space="preserve">Zabolocki, M., McCormack, K., Van Den Hurk, M., Milky, B., Shoubridge, A. P., Adams, R., et al. (2020) BrainPhys neuronal medium optimized for imaging and optogenetics in vitro. </w:t>
      </w:r>
      <w:r>
        <w:rPr>
          <w:rFonts w:ascii="Calibri" w:eastAsia="Calibri" w:hAnsi="Calibri" w:cs="Calibri"/>
          <w:i/>
          <w:iCs/>
        </w:rPr>
        <w:t>Nat Commun</w:t>
      </w:r>
      <w:r>
        <w:rPr>
          <w:rFonts w:ascii="Calibri" w:eastAsia="Calibri" w:hAnsi="Calibri" w:cs="Calibri"/>
        </w:rPr>
        <w:t xml:space="preserve"> </w:t>
      </w:r>
      <w:r>
        <w:rPr>
          <w:rFonts w:ascii="Calibri" w:eastAsia="Calibri" w:hAnsi="Calibri" w:cs="Calibri"/>
          <w:b/>
          <w:bCs/>
        </w:rPr>
        <w:t>11</w:t>
      </w:r>
      <w:r>
        <w:rPr>
          <w:rFonts w:ascii="Calibri" w:eastAsia="Calibri" w:hAnsi="Calibri" w:cs="Calibri"/>
        </w:rPr>
        <w:t>, 5550</w:t>
      </w:r>
    </w:p>
    <w:p w14:paraId="00000068" w14:textId="77777777" w:rsidR="00A5530D" w:rsidRDefault="00000000">
      <w:pPr>
        <w:numPr>
          <w:ilvl w:val="0"/>
          <w:numId w:val="1"/>
        </w:numPr>
        <w:rPr>
          <w:rFonts w:ascii="Calibri" w:eastAsia="Calibri" w:hAnsi="Calibri" w:cs="Calibri"/>
        </w:rPr>
      </w:pPr>
      <w:r>
        <w:rPr>
          <w:rFonts w:ascii="Calibri" w:eastAsia="Calibri" w:hAnsi="Calibri" w:cs="Calibri"/>
        </w:rPr>
        <w:t xml:space="preserve">Jackson, T. C., Kotermanski, S. E., Jackson, E. K., and Kochanek, P. M. (2018) BrainPhys® increases neurofilament levels in CNS cultures, and facilitates investigation of axonal damage after a mechanical stretch-injury in vitro. </w:t>
      </w:r>
      <w:r>
        <w:rPr>
          <w:rFonts w:ascii="Calibri" w:eastAsia="Calibri" w:hAnsi="Calibri" w:cs="Calibri"/>
          <w:i/>
          <w:iCs/>
        </w:rPr>
        <w:t>Experimental Neurology</w:t>
      </w:r>
      <w:r>
        <w:rPr>
          <w:rFonts w:ascii="Calibri" w:eastAsia="Calibri" w:hAnsi="Calibri" w:cs="Calibri"/>
        </w:rPr>
        <w:t xml:space="preserve"> </w:t>
      </w:r>
      <w:r>
        <w:rPr>
          <w:rFonts w:ascii="Calibri" w:eastAsia="Calibri" w:hAnsi="Calibri" w:cs="Calibri"/>
          <w:b/>
          <w:bCs/>
        </w:rPr>
        <w:t>300</w:t>
      </w:r>
      <w:r>
        <w:rPr>
          <w:rFonts w:ascii="Calibri" w:eastAsia="Calibri" w:hAnsi="Calibri" w:cs="Calibri"/>
        </w:rPr>
        <w:t>, 232–246</w:t>
      </w:r>
    </w:p>
    <w:p w14:paraId="00000069" w14:textId="77777777" w:rsidR="00A5530D" w:rsidRDefault="00000000">
      <w:pPr>
        <w:numPr>
          <w:ilvl w:val="0"/>
          <w:numId w:val="1"/>
        </w:numPr>
        <w:rPr>
          <w:rFonts w:ascii="Calibri" w:eastAsia="Calibri" w:hAnsi="Calibri" w:cs="Calibri"/>
        </w:rPr>
      </w:pPr>
      <w:r>
        <w:rPr>
          <w:rFonts w:ascii="Calibri" w:eastAsia="Calibri" w:hAnsi="Calibri" w:cs="Calibri"/>
        </w:rPr>
        <w:lastRenderedPageBreak/>
        <w:t xml:space="preserve">Hipp, M. S., Kasturi, P., and Hartl, F. U. (2019) The proteostasis network and its decline in ageing. </w:t>
      </w:r>
      <w:r>
        <w:rPr>
          <w:rFonts w:ascii="Calibri" w:eastAsia="Calibri" w:hAnsi="Calibri" w:cs="Calibri"/>
          <w:i/>
          <w:iCs/>
        </w:rPr>
        <w:t>Nat Rev Mol Cell Biol</w:t>
      </w:r>
      <w:r>
        <w:rPr>
          <w:rFonts w:ascii="Calibri" w:eastAsia="Calibri" w:hAnsi="Calibri" w:cs="Calibri"/>
        </w:rPr>
        <w:t xml:space="preserve"> </w:t>
      </w:r>
      <w:r>
        <w:rPr>
          <w:rFonts w:ascii="Calibri" w:eastAsia="Calibri" w:hAnsi="Calibri" w:cs="Calibri"/>
          <w:b/>
          <w:bCs/>
        </w:rPr>
        <w:t>20</w:t>
      </w:r>
      <w:r>
        <w:rPr>
          <w:rFonts w:ascii="Calibri" w:eastAsia="Calibri" w:hAnsi="Calibri" w:cs="Calibri"/>
        </w:rPr>
        <w:t>, 421–435</w:t>
      </w:r>
    </w:p>
    <w:p w14:paraId="0000006A" w14:textId="77777777" w:rsidR="00A5530D" w:rsidRDefault="00000000">
      <w:pPr>
        <w:numPr>
          <w:ilvl w:val="0"/>
          <w:numId w:val="1"/>
        </w:numPr>
        <w:rPr>
          <w:rFonts w:ascii="Calibri" w:eastAsia="Calibri" w:hAnsi="Calibri" w:cs="Calibri"/>
        </w:rPr>
      </w:pPr>
      <w:r>
        <w:rPr>
          <w:rFonts w:ascii="Calibri" w:eastAsia="Calibri" w:hAnsi="Calibri" w:cs="Calibri"/>
        </w:rPr>
        <w:t xml:space="preserve">Frankenfield, A. M., Yang, K. L., Mazli, W. N. A. B., Shih, J., Yu, F., Lo, E., et al. (2025) Benchmarking SILAC Proteomics Workflows and Data Analysis Platforms. </w:t>
      </w:r>
      <w:r>
        <w:rPr>
          <w:rFonts w:ascii="Calibri" w:eastAsia="Calibri" w:hAnsi="Calibri" w:cs="Calibri"/>
          <w:i/>
          <w:iCs/>
        </w:rPr>
        <w:t>Molecular &amp; Cellular Proteomics</w:t>
      </w:r>
      <w:r>
        <w:rPr>
          <w:rFonts w:ascii="Calibri" w:eastAsia="Calibri" w:hAnsi="Calibri" w:cs="Calibri"/>
        </w:rPr>
        <w:t xml:space="preserve"> </w:t>
      </w:r>
      <w:r>
        <w:rPr>
          <w:rFonts w:ascii="Calibri" w:eastAsia="Calibri" w:hAnsi="Calibri" w:cs="Calibri"/>
          <w:b/>
          <w:bCs/>
        </w:rPr>
        <w:t>24</w:t>
      </w:r>
      <w:r>
        <w:rPr>
          <w:rFonts w:ascii="Calibri" w:eastAsia="Calibri" w:hAnsi="Calibri" w:cs="Calibri"/>
        </w:rPr>
        <w:t>, 100980</w:t>
      </w:r>
    </w:p>
    <w:p w14:paraId="0000006B" w14:textId="77777777" w:rsidR="00A5530D" w:rsidRDefault="00000000">
      <w:pPr>
        <w:numPr>
          <w:ilvl w:val="0"/>
          <w:numId w:val="1"/>
        </w:numPr>
        <w:rPr>
          <w:rFonts w:ascii="Calibri" w:eastAsia="Calibri" w:hAnsi="Calibri" w:cs="Calibri"/>
        </w:rPr>
      </w:pPr>
      <w:r>
        <w:rPr>
          <w:rFonts w:ascii="Calibri" w:eastAsia="Calibri" w:hAnsi="Calibri" w:cs="Calibri"/>
        </w:rPr>
        <w:t xml:space="preserve">Fernandopulle, M. S., Prestil, R., Grunseich, C., Wang, C., Gan, L., and Ward, M. E. (2018) Transcription Factor–Mediated Differentiation of Human iPSCs into Neurons. </w:t>
      </w:r>
      <w:r>
        <w:rPr>
          <w:rFonts w:ascii="Calibri" w:eastAsia="Calibri" w:hAnsi="Calibri" w:cs="Calibri"/>
          <w:i/>
          <w:iCs/>
        </w:rPr>
        <w:t>CP Cell Biology</w:t>
      </w:r>
      <w:r>
        <w:rPr>
          <w:rFonts w:ascii="Calibri" w:eastAsia="Calibri" w:hAnsi="Calibri" w:cs="Calibri"/>
        </w:rPr>
        <w:t xml:space="preserve"> </w:t>
      </w:r>
      <w:r>
        <w:rPr>
          <w:rFonts w:ascii="Calibri" w:eastAsia="Calibri" w:hAnsi="Calibri" w:cs="Calibri"/>
          <w:b/>
          <w:bCs/>
        </w:rPr>
        <w:t>79</w:t>
      </w:r>
      <w:r>
        <w:rPr>
          <w:rFonts w:ascii="Calibri" w:eastAsia="Calibri" w:hAnsi="Calibri" w:cs="Calibri"/>
        </w:rPr>
        <w:t>, e51</w:t>
      </w:r>
    </w:p>
    <w:p w14:paraId="0000006C" w14:textId="77777777" w:rsidR="00A5530D" w:rsidRDefault="00000000">
      <w:pPr>
        <w:numPr>
          <w:ilvl w:val="0"/>
          <w:numId w:val="1"/>
        </w:numPr>
        <w:rPr>
          <w:rFonts w:ascii="Calibri" w:eastAsia="Calibri" w:hAnsi="Calibri" w:cs="Calibri"/>
        </w:rPr>
      </w:pPr>
      <w:r>
        <w:rPr>
          <w:rFonts w:ascii="Calibri" w:eastAsia="Calibri" w:hAnsi="Calibri" w:cs="Calibri"/>
        </w:rPr>
        <w:t xml:space="preserve">Schneider, C. A., Rasband, W. S., and Eliceiri, K. W. (2012) NIH Image to ImageJ: 25 years of image analysis. </w:t>
      </w:r>
      <w:r>
        <w:rPr>
          <w:rFonts w:ascii="Calibri" w:eastAsia="Calibri" w:hAnsi="Calibri" w:cs="Calibri"/>
          <w:i/>
          <w:iCs/>
        </w:rPr>
        <w:t>Nat Methods</w:t>
      </w:r>
      <w:r>
        <w:rPr>
          <w:rFonts w:ascii="Calibri" w:eastAsia="Calibri" w:hAnsi="Calibri" w:cs="Calibri"/>
        </w:rPr>
        <w:t xml:space="preserve"> </w:t>
      </w:r>
      <w:r>
        <w:rPr>
          <w:rFonts w:ascii="Calibri" w:eastAsia="Calibri" w:hAnsi="Calibri" w:cs="Calibri"/>
          <w:b/>
          <w:bCs/>
        </w:rPr>
        <w:t>9</w:t>
      </w:r>
      <w:r>
        <w:rPr>
          <w:rFonts w:ascii="Calibri" w:eastAsia="Calibri" w:hAnsi="Calibri" w:cs="Calibri"/>
        </w:rPr>
        <w:t>, 671–675</w:t>
      </w:r>
    </w:p>
    <w:p w14:paraId="0000006D" w14:textId="77777777" w:rsidR="00A5530D" w:rsidRDefault="00000000">
      <w:pPr>
        <w:numPr>
          <w:ilvl w:val="0"/>
          <w:numId w:val="1"/>
        </w:numPr>
        <w:rPr>
          <w:rFonts w:ascii="Calibri" w:eastAsia="Calibri" w:hAnsi="Calibri" w:cs="Calibri"/>
        </w:rPr>
      </w:pPr>
      <w:r>
        <w:rPr>
          <w:rFonts w:ascii="Calibri" w:eastAsia="Calibri" w:hAnsi="Calibri" w:cs="Calibri"/>
        </w:rPr>
        <w:t xml:space="preserve">Frankenfield, A. M., Ni, J., Ahmed, M., and Hao, L. (2022) Protein Contaminants Matter: Building Universal Protein Contaminant Libraries for DDA and DIA Proteomics. </w:t>
      </w:r>
      <w:r>
        <w:rPr>
          <w:rFonts w:ascii="Calibri" w:eastAsia="Calibri" w:hAnsi="Calibri" w:cs="Calibri"/>
          <w:i/>
          <w:iCs/>
        </w:rPr>
        <w:t>J. Proteome Res.</w:t>
      </w:r>
      <w:r>
        <w:rPr>
          <w:rFonts w:ascii="Calibri" w:eastAsia="Calibri" w:hAnsi="Calibri" w:cs="Calibri"/>
        </w:rPr>
        <w:t xml:space="preserve"> </w:t>
      </w:r>
      <w:r>
        <w:rPr>
          <w:rFonts w:ascii="Calibri" w:eastAsia="Calibri" w:hAnsi="Calibri" w:cs="Calibri"/>
          <w:b/>
          <w:bCs/>
        </w:rPr>
        <w:t>21</w:t>
      </w:r>
      <w:r>
        <w:rPr>
          <w:rFonts w:ascii="Calibri" w:eastAsia="Calibri" w:hAnsi="Calibri" w:cs="Calibri"/>
        </w:rPr>
        <w:t>, 2104–2113</w:t>
      </w:r>
    </w:p>
    <w:p w14:paraId="0000006E" w14:textId="77777777" w:rsidR="00A5530D" w:rsidRDefault="00000000">
      <w:pPr>
        <w:numPr>
          <w:ilvl w:val="0"/>
          <w:numId w:val="1"/>
        </w:numPr>
        <w:rPr>
          <w:rFonts w:ascii="Calibri" w:eastAsia="Calibri" w:hAnsi="Calibri" w:cs="Calibri"/>
        </w:rPr>
      </w:pPr>
      <w:r>
        <w:rPr>
          <w:rFonts w:ascii="Calibri" w:eastAsia="Calibri" w:hAnsi="Calibri" w:cs="Calibri"/>
        </w:rPr>
        <w:t xml:space="preserve">Bruderer, R., Bernhardt, O. M., Gandhi, T., Miladinović, S. M., Cheng, L.-Y., Messner, S., et al. (2015) Extending the Limits of Quantitative Proteome Profiling with Data-Independent Acquisition and Application to Acetaminophen-Treated Three-Dimensional Liver Microtissues. </w:t>
      </w:r>
      <w:r>
        <w:rPr>
          <w:rFonts w:ascii="Calibri" w:eastAsia="Calibri" w:hAnsi="Calibri" w:cs="Calibri"/>
          <w:i/>
          <w:iCs/>
        </w:rPr>
        <w:t>Molecular &amp; Cellular Proteomics</w:t>
      </w:r>
      <w:r>
        <w:rPr>
          <w:rFonts w:ascii="Calibri" w:eastAsia="Calibri" w:hAnsi="Calibri" w:cs="Calibri"/>
        </w:rPr>
        <w:t xml:space="preserve"> </w:t>
      </w:r>
      <w:r>
        <w:rPr>
          <w:rFonts w:ascii="Calibri" w:eastAsia="Calibri" w:hAnsi="Calibri" w:cs="Calibri"/>
          <w:b/>
          <w:bCs/>
        </w:rPr>
        <w:t>14</w:t>
      </w:r>
      <w:r>
        <w:rPr>
          <w:rFonts w:ascii="Calibri" w:eastAsia="Calibri" w:hAnsi="Calibri" w:cs="Calibri"/>
        </w:rPr>
        <w:t>, 1400–1410</w:t>
      </w:r>
    </w:p>
    <w:p w14:paraId="0000006F" w14:textId="77777777" w:rsidR="00A5530D" w:rsidRDefault="00000000">
      <w:pPr>
        <w:numPr>
          <w:ilvl w:val="0"/>
          <w:numId w:val="1"/>
        </w:numPr>
        <w:rPr>
          <w:rFonts w:ascii="Calibri" w:eastAsia="Calibri" w:hAnsi="Calibri" w:cs="Calibri"/>
        </w:rPr>
      </w:pPr>
      <w:r>
        <w:rPr>
          <w:rFonts w:ascii="Calibri" w:eastAsia="Calibri" w:hAnsi="Calibri" w:cs="Calibri"/>
        </w:rPr>
        <w:t>R Core Team (2025) R: A Language and Environment for Statistical Computing.</w:t>
      </w:r>
    </w:p>
    <w:p w14:paraId="00000070" w14:textId="77777777" w:rsidR="00A5530D" w:rsidRDefault="00000000">
      <w:pPr>
        <w:numPr>
          <w:ilvl w:val="0"/>
          <w:numId w:val="1"/>
        </w:numPr>
        <w:rPr>
          <w:rFonts w:ascii="Calibri" w:eastAsia="Calibri" w:hAnsi="Calibri" w:cs="Calibri"/>
        </w:rPr>
      </w:pPr>
      <w:r>
        <w:rPr>
          <w:rFonts w:ascii="Calibri" w:eastAsia="Calibri" w:hAnsi="Calibri" w:cs="Calibri"/>
        </w:rPr>
        <w:t xml:space="preserve">Ritchie, M. E., Phipson, B., Wu, D., Hu, Y., Law, C. W., Shi, W., et al. (2015) limma powers differential expression analyses for RNA-sequencing and microarray studies. </w:t>
      </w:r>
      <w:r>
        <w:rPr>
          <w:rFonts w:ascii="Calibri" w:eastAsia="Calibri" w:hAnsi="Calibri" w:cs="Calibri"/>
          <w:i/>
          <w:iCs/>
        </w:rPr>
        <w:t>Nucleic Acids Research</w:t>
      </w:r>
      <w:r>
        <w:rPr>
          <w:rFonts w:ascii="Calibri" w:eastAsia="Calibri" w:hAnsi="Calibri" w:cs="Calibri"/>
        </w:rPr>
        <w:t xml:space="preserve"> </w:t>
      </w:r>
      <w:r>
        <w:rPr>
          <w:rFonts w:ascii="Calibri" w:eastAsia="Calibri" w:hAnsi="Calibri" w:cs="Calibri"/>
          <w:b/>
          <w:bCs/>
        </w:rPr>
        <w:t>43</w:t>
      </w:r>
      <w:r>
        <w:rPr>
          <w:rFonts w:ascii="Calibri" w:eastAsia="Calibri" w:hAnsi="Calibri" w:cs="Calibri"/>
        </w:rPr>
        <w:t>, e47–e47</w:t>
      </w:r>
    </w:p>
    <w:p w14:paraId="00000071" w14:textId="77777777" w:rsidR="00A5530D" w:rsidRDefault="00000000">
      <w:pPr>
        <w:numPr>
          <w:ilvl w:val="0"/>
          <w:numId w:val="1"/>
        </w:numPr>
        <w:rPr>
          <w:rFonts w:ascii="Calibri" w:eastAsia="Calibri" w:hAnsi="Calibri" w:cs="Calibri"/>
        </w:rPr>
      </w:pPr>
      <w:r>
        <w:rPr>
          <w:rFonts w:ascii="Calibri" w:eastAsia="Calibri" w:hAnsi="Calibri" w:cs="Calibri"/>
        </w:rPr>
        <w:t xml:space="preserve">Cox, J., and Mann, M. (2012) 1D and 2D annotation enrichment: a statistical method integrating quantitative proteomics with complementary high-throughput data. </w:t>
      </w:r>
      <w:r>
        <w:rPr>
          <w:rFonts w:ascii="Calibri" w:eastAsia="Calibri" w:hAnsi="Calibri" w:cs="Calibri"/>
          <w:i/>
          <w:iCs/>
        </w:rPr>
        <w:t>BMC Bioinformatics</w:t>
      </w:r>
      <w:r>
        <w:rPr>
          <w:rFonts w:ascii="Calibri" w:eastAsia="Calibri" w:hAnsi="Calibri" w:cs="Calibri"/>
        </w:rPr>
        <w:t xml:space="preserve"> </w:t>
      </w:r>
      <w:r>
        <w:rPr>
          <w:rFonts w:ascii="Calibri" w:eastAsia="Calibri" w:hAnsi="Calibri" w:cs="Calibri"/>
          <w:b/>
          <w:bCs/>
        </w:rPr>
        <w:t>13</w:t>
      </w:r>
      <w:r>
        <w:rPr>
          <w:rFonts w:ascii="Calibri" w:eastAsia="Calibri" w:hAnsi="Calibri" w:cs="Calibri"/>
        </w:rPr>
        <w:t>, S12</w:t>
      </w:r>
    </w:p>
    <w:p w14:paraId="00000072" w14:textId="77777777" w:rsidR="00A5530D" w:rsidRDefault="00000000">
      <w:pPr>
        <w:numPr>
          <w:ilvl w:val="0"/>
          <w:numId w:val="1"/>
        </w:numPr>
        <w:rPr>
          <w:rFonts w:ascii="Calibri" w:eastAsia="Calibri" w:hAnsi="Calibri" w:cs="Calibri"/>
        </w:rPr>
      </w:pPr>
      <w:r>
        <w:rPr>
          <w:rFonts w:ascii="Calibri" w:eastAsia="Calibri" w:hAnsi="Calibri" w:cs="Calibri"/>
        </w:rPr>
        <w:t xml:space="preserve">Shan, X., Zhang, A., Rezzonico, M. G., Tsai, M.-C., Sanchez-Priego, C., Zhang, Y., et al. (2024) Fully defined NGN2 neuron protocol reveals diverse signatures of neuronal maturation. </w:t>
      </w:r>
      <w:r>
        <w:rPr>
          <w:rFonts w:ascii="Calibri" w:eastAsia="Calibri" w:hAnsi="Calibri" w:cs="Calibri"/>
          <w:i/>
          <w:iCs/>
        </w:rPr>
        <w:t>Cell Reports Methods</w:t>
      </w:r>
      <w:r>
        <w:rPr>
          <w:rFonts w:ascii="Calibri" w:eastAsia="Calibri" w:hAnsi="Calibri" w:cs="Calibri"/>
        </w:rPr>
        <w:t xml:space="preserve"> </w:t>
      </w:r>
      <w:r>
        <w:rPr>
          <w:rFonts w:ascii="Calibri" w:eastAsia="Calibri" w:hAnsi="Calibri" w:cs="Calibri"/>
          <w:b/>
          <w:bCs/>
        </w:rPr>
        <w:t>4</w:t>
      </w:r>
      <w:r>
        <w:rPr>
          <w:rFonts w:ascii="Calibri" w:eastAsia="Calibri" w:hAnsi="Calibri" w:cs="Calibri"/>
        </w:rPr>
        <w:t>, 100858</w:t>
      </w:r>
    </w:p>
    <w:p w14:paraId="00000073" w14:textId="77777777" w:rsidR="00A5530D" w:rsidRDefault="00000000">
      <w:pPr>
        <w:numPr>
          <w:ilvl w:val="0"/>
          <w:numId w:val="1"/>
        </w:numPr>
        <w:rPr>
          <w:rFonts w:ascii="Calibri" w:eastAsia="Calibri" w:hAnsi="Calibri" w:cs="Calibri"/>
        </w:rPr>
      </w:pPr>
      <w:r>
        <w:rPr>
          <w:rFonts w:ascii="Calibri" w:eastAsia="Calibri" w:hAnsi="Calibri" w:cs="Calibri"/>
        </w:rPr>
        <w:t xml:space="preserve">Calzari, L., Barcella, M., Alari, V., Braga, D., Muñoz-Viana, R., Barlassina, C., et al. (2020) Transcriptome Analysis of iPSC-Derived Neurons from Rubinstein-Taybi Patients Reveals Deficits in Neuronal Differentiation. </w:t>
      </w:r>
      <w:r>
        <w:rPr>
          <w:rFonts w:ascii="Calibri" w:eastAsia="Calibri" w:hAnsi="Calibri" w:cs="Calibri"/>
          <w:i/>
          <w:iCs/>
        </w:rPr>
        <w:t>Mol Neurobiol</w:t>
      </w:r>
      <w:r>
        <w:rPr>
          <w:rFonts w:ascii="Calibri" w:eastAsia="Calibri" w:hAnsi="Calibri" w:cs="Calibri"/>
        </w:rPr>
        <w:t xml:space="preserve"> </w:t>
      </w:r>
      <w:r>
        <w:rPr>
          <w:rFonts w:ascii="Calibri" w:eastAsia="Calibri" w:hAnsi="Calibri" w:cs="Calibri"/>
          <w:b/>
          <w:bCs/>
        </w:rPr>
        <w:t>57</w:t>
      </w:r>
      <w:r>
        <w:rPr>
          <w:rFonts w:ascii="Calibri" w:eastAsia="Calibri" w:hAnsi="Calibri" w:cs="Calibri"/>
        </w:rPr>
        <w:t>, 3685–3701</w:t>
      </w:r>
    </w:p>
    <w:p w14:paraId="00000074" w14:textId="77777777" w:rsidR="00A5530D" w:rsidRDefault="00000000">
      <w:pPr>
        <w:numPr>
          <w:ilvl w:val="0"/>
          <w:numId w:val="1"/>
        </w:numPr>
        <w:rPr>
          <w:rFonts w:ascii="Calibri" w:eastAsia="Calibri" w:hAnsi="Calibri" w:cs="Calibri"/>
        </w:rPr>
      </w:pPr>
      <w:r>
        <w:rPr>
          <w:rFonts w:ascii="Calibri" w:eastAsia="Calibri" w:hAnsi="Calibri" w:cs="Calibri"/>
        </w:rPr>
        <w:t xml:space="preserve">Xu, X., Hua, X., Brown, K., Ren, X., and Zhang, Z. (2022) Mcm2 promotes stem cell differentiation via its ability to bind H3-H4. </w:t>
      </w:r>
      <w:r>
        <w:rPr>
          <w:rFonts w:ascii="Calibri" w:eastAsia="Calibri" w:hAnsi="Calibri" w:cs="Calibri"/>
          <w:i/>
          <w:iCs/>
        </w:rPr>
        <w:t>eLife</w:t>
      </w:r>
      <w:r>
        <w:rPr>
          <w:rFonts w:ascii="Calibri" w:eastAsia="Calibri" w:hAnsi="Calibri" w:cs="Calibri"/>
        </w:rPr>
        <w:t xml:space="preserve"> </w:t>
      </w:r>
      <w:r>
        <w:rPr>
          <w:rFonts w:ascii="Calibri" w:eastAsia="Calibri" w:hAnsi="Calibri" w:cs="Calibri"/>
          <w:b/>
          <w:bCs/>
        </w:rPr>
        <w:t>11</w:t>
      </w:r>
      <w:r>
        <w:rPr>
          <w:rFonts w:ascii="Calibri" w:eastAsia="Calibri" w:hAnsi="Calibri" w:cs="Calibri"/>
        </w:rPr>
        <w:t>, e80917</w:t>
      </w:r>
    </w:p>
    <w:p w14:paraId="00000075" w14:textId="77777777" w:rsidR="00A5530D" w:rsidRDefault="00000000">
      <w:pPr>
        <w:numPr>
          <w:ilvl w:val="0"/>
          <w:numId w:val="1"/>
        </w:numPr>
        <w:rPr>
          <w:rFonts w:ascii="Calibri" w:eastAsia="Calibri" w:hAnsi="Calibri" w:cs="Calibri"/>
        </w:rPr>
      </w:pPr>
      <w:r>
        <w:rPr>
          <w:rFonts w:ascii="Calibri" w:eastAsia="Calibri" w:hAnsi="Calibri" w:cs="Calibri"/>
        </w:rPr>
        <w:t xml:space="preserve">Müller, S., Bianchi, M. E., and Knapp, S. (2001) Thermodynamics of HMGB1 Interaction with Duplex DNA. </w:t>
      </w:r>
      <w:r>
        <w:rPr>
          <w:rFonts w:ascii="Calibri" w:eastAsia="Calibri" w:hAnsi="Calibri" w:cs="Calibri"/>
          <w:i/>
          <w:iCs/>
        </w:rPr>
        <w:t>Biochemistry</w:t>
      </w:r>
      <w:r>
        <w:rPr>
          <w:rFonts w:ascii="Calibri" w:eastAsia="Calibri" w:hAnsi="Calibri" w:cs="Calibri"/>
        </w:rPr>
        <w:t xml:space="preserve"> </w:t>
      </w:r>
      <w:r>
        <w:rPr>
          <w:rFonts w:ascii="Calibri" w:eastAsia="Calibri" w:hAnsi="Calibri" w:cs="Calibri"/>
          <w:b/>
          <w:bCs/>
        </w:rPr>
        <w:t>40</w:t>
      </w:r>
      <w:r>
        <w:rPr>
          <w:rFonts w:ascii="Calibri" w:eastAsia="Calibri" w:hAnsi="Calibri" w:cs="Calibri"/>
        </w:rPr>
        <w:t>, 10254–10261</w:t>
      </w:r>
    </w:p>
    <w:p w14:paraId="00000076" w14:textId="77777777" w:rsidR="00A5530D" w:rsidRDefault="00000000">
      <w:pPr>
        <w:numPr>
          <w:ilvl w:val="0"/>
          <w:numId w:val="1"/>
        </w:numPr>
        <w:rPr>
          <w:rFonts w:ascii="Calibri" w:eastAsia="Calibri" w:hAnsi="Calibri" w:cs="Calibri"/>
        </w:rPr>
      </w:pPr>
      <w:r>
        <w:rPr>
          <w:rFonts w:ascii="Calibri" w:eastAsia="Calibri" w:hAnsi="Calibri" w:cs="Calibri"/>
        </w:rPr>
        <w:t xml:space="preserve">Štros, M. (2010) HMGB proteins: Interactions with DNA and chromatin. </w:t>
      </w:r>
      <w:r>
        <w:rPr>
          <w:rFonts w:ascii="Calibri" w:eastAsia="Calibri" w:hAnsi="Calibri" w:cs="Calibri"/>
          <w:i/>
          <w:iCs/>
        </w:rPr>
        <w:t>Biochimica et Biophysica Acta (BBA) - Gene Regulatory Mechanisms</w:t>
      </w:r>
      <w:r>
        <w:rPr>
          <w:rFonts w:ascii="Calibri" w:eastAsia="Calibri" w:hAnsi="Calibri" w:cs="Calibri"/>
        </w:rPr>
        <w:t xml:space="preserve"> </w:t>
      </w:r>
      <w:r>
        <w:rPr>
          <w:rFonts w:ascii="Calibri" w:eastAsia="Calibri" w:hAnsi="Calibri" w:cs="Calibri"/>
          <w:b/>
          <w:bCs/>
        </w:rPr>
        <w:t>1799</w:t>
      </w:r>
      <w:r>
        <w:rPr>
          <w:rFonts w:ascii="Calibri" w:eastAsia="Calibri" w:hAnsi="Calibri" w:cs="Calibri"/>
        </w:rPr>
        <w:t>, 101–113</w:t>
      </w:r>
    </w:p>
    <w:p w14:paraId="00000077" w14:textId="77777777" w:rsidR="00A5530D" w:rsidRDefault="00000000">
      <w:pPr>
        <w:numPr>
          <w:ilvl w:val="0"/>
          <w:numId w:val="1"/>
        </w:numPr>
        <w:rPr>
          <w:rFonts w:ascii="Calibri" w:eastAsia="Calibri" w:hAnsi="Calibri" w:cs="Calibri"/>
        </w:rPr>
      </w:pPr>
      <w:r>
        <w:rPr>
          <w:rFonts w:ascii="Calibri" w:eastAsia="Calibri" w:hAnsi="Calibri" w:cs="Calibri"/>
        </w:rPr>
        <w:t xml:space="preserve">Toyama, B. H., Savas, J. N., Park, S. K., Harris, M. S., Ingolia, N. T., Yates, J. R., et al. (2013) Identification of Long-Lived Proteins Reveals Exceptional Stability of Essential Cellular Structures. </w:t>
      </w:r>
      <w:r>
        <w:rPr>
          <w:rFonts w:ascii="Calibri" w:eastAsia="Calibri" w:hAnsi="Calibri" w:cs="Calibri"/>
          <w:i/>
          <w:iCs/>
        </w:rPr>
        <w:t>Cell</w:t>
      </w:r>
      <w:r>
        <w:rPr>
          <w:rFonts w:ascii="Calibri" w:eastAsia="Calibri" w:hAnsi="Calibri" w:cs="Calibri"/>
        </w:rPr>
        <w:t xml:space="preserve"> </w:t>
      </w:r>
      <w:r>
        <w:rPr>
          <w:rFonts w:ascii="Calibri" w:eastAsia="Calibri" w:hAnsi="Calibri" w:cs="Calibri"/>
          <w:b/>
          <w:bCs/>
        </w:rPr>
        <w:t>154</w:t>
      </w:r>
      <w:r>
        <w:rPr>
          <w:rFonts w:ascii="Calibri" w:eastAsia="Calibri" w:hAnsi="Calibri" w:cs="Calibri"/>
        </w:rPr>
        <w:t>, 971–982</w:t>
      </w:r>
    </w:p>
    <w:p w14:paraId="00000078" w14:textId="77777777" w:rsidR="00A5530D" w:rsidRDefault="00000000">
      <w:pPr>
        <w:numPr>
          <w:ilvl w:val="0"/>
          <w:numId w:val="1"/>
        </w:numPr>
        <w:rPr>
          <w:rFonts w:ascii="Calibri" w:eastAsia="Calibri" w:hAnsi="Calibri" w:cs="Calibri"/>
        </w:rPr>
      </w:pPr>
      <w:r>
        <w:rPr>
          <w:rFonts w:ascii="Calibri" w:eastAsia="Calibri" w:hAnsi="Calibri" w:cs="Calibri"/>
        </w:rPr>
        <w:t xml:space="preserve">Maze, I., Wenderski, W., Noh, K.-M., Bagot, R. C., Tzavaras, N., Purushothaman, I., et al. (2015) Critical Role of Histone Turnover in Neuronal Transcription and Plasticity. </w:t>
      </w:r>
      <w:r>
        <w:rPr>
          <w:rFonts w:ascii="Calibri" w:eastAsia="Calibri" w:hAnsi="Calibri" w:cs="Calibri"/>
          <w:i/>
          <w:iCs/>
        </w:rPr>
        <w:t>Neuron</w:t>
      </w:r>
      <w:r>
        <w:rPr>
          <w:rFonts w:ascii="Calibri" w:eastAsia="Calibri" w:hAnsi="Calibri" w:cs="Calibri"/>
        </w:rPr>
        <w:t xml:space="preserve"> </w:t>
      </w:r>
      <w:r>
        <w:rPr>
          <w:rFonts w:ascii="Calibri" w:eastAsia="Calibri" w:hAnsi="Calibri" w:cs="Calibri"/>
          <w:b/>
          <w:bCs/>
        </w:rPr>
        <w:t>87</w:t>
      </w:r>
      <w:r>
        <w:rPr>
          <w:rFonts w:ascii="Calibri" w:eastAsia="Calibri" w:hAnsi="Calibri" w:cs="Calibri"/>
        </w:rPr>
        <w:t>, 77–94</w:t>
      </w:r>
    </w:p>
    <w:p w14:paraId="00000079" w14:textId="77777777" w:rsidR="00A5530D" w:rsidRDefault="00000000">
      <w:pPr>
        <w:numPr>
          <w:ilvl w:val="0"/>
          <w:numId w:val="1"/>
        </w:numPr>
        <w:rPr>
          <w:rFonts w:ascii="Calibri" w:eastAsia="Calibri" w:hAnsi="Calibri" w:cs="Calibri"/>
        </w:rPr>
      </w:pPr>
      <w:r>
        <w:rPr>
          <w:rFonts w:ascii="Calibri" w:eastAsia="Calibri" w:hAnsi="Calibri" w:cs="Calibri"/>
        </w:rPr>
        <w:lastRenderedPageBreak/>
        <w:t xml:space="preserve">Cohen, L. D., Zuchman, R., Sorokina, O., Müller, A., Dieterich, D. C., Armstrong, J. D., et al. (2013) Metabolic Turnover of Synaptic Proteins: Kinetics, Interdependencies and Implications for Synaptic Maintenance. </w:t>
      </w:r>
      <w:r>
        <w:rPr>
          <w:rFonts w:ascii="Calibri" w:eastAsia="Calibri" w:hAnsi="Calibri" w:cs="Calibri"/>
          <w:i/>
          <w:iCs/>
        </w:rPr>
        <w:t>PLoS ONE</w:t>
      </w:r>
      <w:r>
        <w:rPr>
          <w:rFonts w:ascii="Calibri" w:eastAsia="Calibri" w:hAnsi="Calibri" w:cs="Calibri"/>
        </w:rPr>
        <w:t xml:space="preserve"> </w:t>
      </w:r>
      <w:r>
        <w:rPr>
          <w:rFonts w:ascii="Calibri" w:eastAsia="Calibri" w:hAnsi="Calibri" w:cs="Calibri"/>
          <w:b/>
          <w:bCs/>
        </w:rPr>
        <w:t>8</w:t>
      </w:r>
      <w:r>
        <w:rPr>
          <w:rFonts w:ascii="Calibri" w:eastAsia="Calibri" w:hAnsi="Calibri" w:cs="Calibri"/>
        </w:rPr>
        <w:t>, e63191</w:t>
      </w:r>
    </w:p>
    <w:p w14:paraId="0000007A" w14:textId="77777777" w:rsidR="00A5530D" w:rsidRDefault="00000000">
      <w:pPr>
        <w:numPr>
          <w:ilvl w:val="0"/>
          <w:numId w:val="1"/>
        </w:numPr>
        <w:rPr>
          <w:rFonts w:ascii="Calibri" w:eastAsia="Calibri" w:hAnsi="Calibri" w:cs="Calibri"/>
        </w:rPr>
      </w:pPr>
      <w:r>
        <w:rPr>
          <w:rFonts w:ascii="Calibri" w:eastAsia="Calibri" w:hAnsi="Calibri" w:cs="Calibri"/>
        </w:rPr>
        <w:t xml:space="preserve">Heo, S., Diering, G. H., Na, C. H., Nirujogi, R. S., Bachman, J. L., Pandey, A., et al. (2018) Identification of long-lived synaptic proteins by proteomic analysis of synaptosome protein turnover. </w:t>
      </w:r>
      <w:r>
        <w:rPr>
          <w:rFonts w:ascii="Calibri" w:eastAsia="Calibri" w:hAnsi="Calibri" w:cs="Calibri"/>
          <w:i/>
          <w:iCs/>
        </w:rPr>
        <w:t>Proc. Natl. Acad. Sci. U.S.A.</w:t>
      </w:r>
      <w:r>
        <w:rPr>
          <w:rFonts w:ascii="Calibri" w:eastAsia="Calibri" w:hAnsi="Calibri" w:cs="Calibri"/>
        </w:rPr>
        <w:t xml:space="preserve"> </w:t>
      </w:r>
      <w:r>
        <w:rPr>
          <w:rFonts w:ascii="Calibri" w:eastAsia="Calibri" w:hAnsi="Calibri" w:cs="Calibri"/>
          <w:b/>
          <w:bCs/>
        </w:rPr>
        <w:t>115</w:t>
      </w:r>
      <w:r>
        <w:rPr>
          <w:rFonts w:ascii="Calibri" w:eastAsia="Calibri" w:hAnsi="Calibri" w:cs="Calibri"/>
        </w:rPr>
        <w:t>, E3827–E3836</w:t>
      </w:r>
    </w:p>
    <w:p w14:paraId="0000007B" w14:textId="77777777" w:rsidR="00A5530D" w:rsidRDefault="00000000">
      <w:pPr>
        <w:numPr>
          <w:ilvl w:val="0"/>
          <w:numId w:val="1"/>
        </w:numPr>
        <w:rPr>
          <w:rFonts w:ascii="Calibri" w:eastAsia="Calibri" w:hAnsi="Calibri" w:cs="Calibri"/>
        </w:rPr>
      </w:pPr>
      <w:r>
        <w:rPr>
          <w:rFonts w:ascii="Calibri" w:eastAsia="Calibri" w:hAnsi="Calibri" w:cs="Calibri"/>
        </w:rPr>
        <w:t xml:space="preserve">Schanzenbächer, C. T., Sambandan, S., Langer, J. D., and Schuman, E. M. (2016) Nascent Proteome Remodeling following Homeostatic Scaling at Hippocampal Synapses. </w:t>
      </w:r>
      <w:r>
        <w:rPr>
          <w:rFonts w:ascii="Calibri" w:eastAsia="Calibri" w:hAnsi="Calibri" w:cs="Calibri"/>
          <w:i/>
          <w:iCs/>
        </w:rPr>
        <w:t>Neuron</w:t>
      </w:r>
      <w:r>
        <w:rPr>
          <w:rFonts w:ascii="Calibri" w:eastAsia="Calibri" w:hAnsi="Calibri" w:cs="Calibri"/>
        </w:rPr>
        <w:t xml:space="preserve"> </w:t>
      </w:r>
      <w:r>
        <w:rPr>
          <w:rFonts w:ascii="Calibri" w:eastAsia="Calibri" w:hAnsi="Calibri" w:cs="Calibri"/>
          <w:b/>
          <w:bCs/>
        </w:rPr>
        <w:t>92</w:t>
      </w:r>
      <w:r>
        <w:rPr>
          <w:rFonts w:ascii="Calibri" w:eastAsia="Calibri" w:hAnsi="Calibri" w:cs="Calibri"/>
        </w:rPr>
        <w:t>, 358–371</w:t>
      </w:r>
    </w:p>
    <w:p w14:paraId="0000007C" w14:textId="77777777" w:rsidR="00A5530D" w:rsidRDefault="00000000">
      <w:pPr>
        <w:numPr>
          <w:ilvl w:val="0"/>
          <w:numId w:val="1"/>
        </w:numPr>
        <w:rPr>
          <w:rFonts w:ascii="Calibri" w:eastAsia="Calibri" w:hAnsi="Calibri" w:cs="Calibri"/>
        </w:rPr>
      </w:pPr>
      <w:r>
        <w:rPr>
          <w:rFonts w:ascii="Calibri" w:eastAsia="Calibri" w:hAnsi="Calibri" w:cs="Calibri"/>
        </w:rPr>
        <w:t xml:space="preserve">Mossink, B., Van Rhijn, J.-R., Wang, S., Linda, K., Vitale, M. R., Zöller, J. E. M., et al. (2022) Cadherin-13 is a critical regulator of GABAergic modulation in human stem-cell-derived neuronal networks. </w:t>
      </w:r>
      <w:r>
        <w:rPr>
          <w:rFonts w:ascii="Calibri" w:eastAsia="Calibri" w:hAnsi="Calibri" w:cs="Calibri"/>
          <w:i/>
          <w:iCs/>
        </w:rPr>
        <w:t>Mol Psychiatry</w:t>
      </w:r>
      <w:r>
        <w:rPr>
          <w:rFonts w:ascii="Calibri" w:eastAsia="Calibri" w:hAnsi="Calibri" w:cs="Calibri"/>
        </w:rPr>
        <w:t xml:space="preserve"> </w:t>
      </w:r>
      <w:r>
        <w:rPr>
          <w:rFonts w:ascii="Calibri" w:eastAsia="Calibri" w:hAnsi="Calibri" w:cs="Calibri"/>
          <w:b/>
          <w:bCs/>
        </w:rPr>
        <w:t>27</w:t>
      </w:r>
      <w:r>
        <w:rPr>
          <w:rFonts w:ascii="Calibri" w:eastAsia="Calibri" w:hAnsi="Calibri" w:cs="Calibri"/>
        </w:rPr>
        <w:t>, 1–18</w:t>
      </w:r>
    </w:p>
    <w:p w14:paraId="0000007D" w14:textId="77777777" w:rsidR="00A5530D" w:rsidRDefault="00000000">
      <w:pPr>
        <w:numPr>
          <w:ilvl w:val="0"/>
          <w:numId w:val="1"/>
        </w:numPr>
        <w:rPr>
          <w:rFonts w:ascii="Calibri" w:eastAsia="Calibri" w:hAnsi="Calibri" w:cs="Calibri"/>
        </w:rPr>
      </w:pPr>
      <w:r>
        <w:rPr>
          <w:rFonts w:ascii="Calibri" w:eastAsia="Calibri" w:hAnsi="Calibri" w:cs="Calibri"/>
        </w:rPr>
        <w:t xml:space="preserve">Zheng, X., Boyer, L., Jin, M., Mertens, J., Kim, Y., Ma, L., et al. (2016) Metabolic reprogramming during neuronal differentiation from aerobic glycolysis to neuronal oxidative phosphorylation. </w:t>
      </w:r>
      <w:r>
        <w:rPr>
          <w:rFonts w:ascii="Calibri" w:eastAsia="Calibri" w:hAnsi="Calibri" w:cs="Calibri"/>
          <w:i/>
          <w:iCs/>
        </w:rPr>
        <w:t>eLife</w:t>
      </w:r>
      <w:r>
        <w:rPr>
          <w:rFonts w:ascii="Calibri" w:eastAsia="Calibri" w:hAnsi="Calibri" w:cs="Calibri"/>
        </w:rPr>
        <w:t xml:space="preserve"> </w:t>
      </w:r>
      <w:r>
        <w:rPr>
          <w:rFonts w:ascii="Calibri" w:eastAsia="Calibri" w:hAnsi="Calibri" w:cs="Calibri"/>
          <w:b/>
          <w:bCs/>
        </w:rPr>
        <w:t>5</w:t>
      </w:r>
      <w:r>
        <w:rPr>
          <w:rFonts w:ascii="Calibri" w:eastAsia="Calibri" w:hAnsi="Calibri" w:cs="Calibri"/>
        </w:rPr>
        <w:t>, e13374</w:t>
      </w:r>
    </w:p>
    <w:p w14:paraId="0000007E" w14:textId="77777777" w:rsidR="00A5530D" w:rsidRDefault="00000000">
      <w:pPr>
        <w:numPr>
          <w:ilvl w:val="0"/>
          <w:numId w:val="1"/>
        </w:numPr>
        <w:spacing w:after="60"/>
        <w:rPr>
          <w:rFonts w:ascii="Calibri" w:eastAsia="Calibri" w:hAnsi="Calibri" w:cs="Calibri"/>
        </w:rPr>
      </w:pPr>
      <w:r>
        <w:rPr>
          <w:rFonts w:ascii="Calibri" w:eastAsia="Calibri" w:hAnsi="Calibri" w:cs="Calibri"/>
        </w:rPr>
        <w:t xml:space="preserve">Sünwoldt, J., Bosche, B., Meisel, A., and Mergenthaler, P. (2017) Neuronal Culture Microenvironments Determine Preferences in Bioenergetic Pathway Use. </w:t>
      </w:r>
      <w:r>
        <w:rPr>
          <w:rFonts w:ascii="Calibri" w:eastAsia="Calibri" w:hAnsi="Calibri" w:cs="Calibri"/>
          <w:i/>
          <w:iCs/>
        </w:rPr>
        <w:t>Front. Mol. Neurosci.</w:t>
      </w:r>
      <w:r>
        <w:rPr>
          <w:rFonts w:ascii="Calibri" w:eastAsia="Calibri" w:hAnsi="Calibri" w:cs="Calibri"/>
        </w:rPr>
        <w:t xml:space="preserve"> </w:t>
      </w:r>
      <w:r>
        <w:rPr>
          <w:rFonts w:ascii="Calibri" w:eastAsia="Calibri" w:hAnsi="Calibri" w:cs="Calibri"/>
          <w:b/>
          <w:bCs/>
        </w:rPr>
        <w:t>10</w:t>
      </w:r>
      <w:r>
        <w:rPr>
          <w:rFonts w:ascii="Calibri" w:eastAsia="Calibri" w:hAnsi="Calibri" w:cs="Calibri"/>
        </w:rPr>
        <w:t>, 305</w:t>
      </w:r>
    </w:p>
    <w:p w14:paraId="0000007F" w14:textId="77777777" w:rsidR="00A5530D" w:rsidRDefault="00A5530D">
      <w:pPr>
        <w:spacing w:after="60"/>
        <w:rPr>
          <w:rFonts w:ascii="Calibri" w:eastAsia="Calibri" w:hAnsi="Calibri" w:cs="Calibri"/>
        </w:rPr>
      </w:pPr>
    </w:p>
    <w:p w14:paraId="00000080" w14:textId="77777777" w:rsidR="00A5530D" w:rsidRDefault="00A5530D">
      <w:pPr>
        <w:spacing w:after="200" w:line="240" w:lineRule="auto"/>
        <w:rPr>
          <w:rFonts w:ascii="Calibri" w:eastAsia="Calibri" w:hAnsi="Calibri" w:cs="Calibri"/>
        </w:rPr>
      </w:pPr>
    </w:p>
    <w:p w14:paraId="00000081" w14:textId="77777777" w:rsidR="00A5530D" w:rsidRDefault="00A5530D"/>
    <w:sectPr w:rsidR="00A5530D">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F53364-B3CE-4C68-8DCB-03F868572023}"/>
    <w:embedBold r:id="rId2" w:fontKey="{14D1F11B-F857-4813-9D95-E09B09F83D44}"/>
    <w:embedItalic r:id="rId3" w:fontKey="{11C2233B-BACF-4880-94D7-3D532972B328}"/>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4" w:fontKey="{B72A0F6F-8C86-436A-B763-DCE2A3DD6A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F1C08"/>
    <w:multiLevelType w:val="multilevel"/>
    <w:tmpl w:val="B74EA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56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30D"/>
    <w:rsid w:val="000C58EA"/>
    <w:rsid w:val="00A5530D"/>
    <w:rsid w:val="00AA46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4E569D-59D0-448D-8122-616D7FC7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0C5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oGroup-ProtContLi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uronprofile.com" TargetMode="External"/><Relationship Id="rId5" Type="http://schemas.openxmlformats.org/officeDocument/2006/relationships/hyperlink" Target="https://www.neuronprofi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6392</Words>
  <Characters>36439</Characters>
  <Application>Microsoft Office Word</Application>
  <DocSecurity>0</DocSecurity>
  <Lines>303</Lines>
  <Paragraphs>85</Paragraphs>
  <ScaleCrop>false</ScaleCrop>
  <Company/>
  <LinksUpToDate>false</LinksUpToDate>
  <CharactersWithSpaces>42746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Jamison Shih</cp:lastModifiedBy>
  <cp:revision>2</cp:revision>
  <dcterms:created xsi:type="dcterms:W3CDTF">2026-06-01T05:43:00Z</dcterms:created>
  <dcterms:modified xsi:type="dcterms:W3CDTF">2026-06-01T05:43:00Z</dcterms:modified>
</cp:coreProperties>
</file>